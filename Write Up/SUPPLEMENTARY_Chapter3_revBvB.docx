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BEB582" w14:textId="77777777" w:rsidR="000217FF" w:rsidRDefault="000217FF" w:rsidP="000217FF">
      <w:pPr>
        <w:pStyle w:val="NoSpacing"/>
        <w:spacing w:line="360" w:lineRule="auto"/>
        <w:jc w:val="center"/>
        <w:rPr>
          <w:b/>
          <w:bCs/>
          <w:u w:val="single"/>
        </w:rPr>
      </w:pPr>
      <w:bookmarkStart w:id="0" w:name="_Hlk55814797"/>
      <w:bookmarkEnd w:id="0"/>
      <w:r w:rsidRPr="00410929">
        <w:rPr>
          <w:b/>
          <w:bCs/>
          <w:u w:val="single"/>
        </w:rPr>
        <w:t>SUPPLEMENTARY MATERIAL</w:t>
      </w:r>
    </w:p>
    <w:p w14:paraId="1946249B" w14:textId="77777777" w:rsidR="000217FF" w:rsidRDefault="000217FF" w:rsidP="000217FF">
      <w:pPr>
        <w:pStyle w:val="NoSpacing"/>
        <w:spacing w:line="360" w:lineRule="auto"/>
        <w:jc w:val="center"/>
        <w:rPr>
          <w:b/>
          <w:bCs/>
          <w:u w:val="single"/>
        </w:rPr>
      </w:pPr>
    </w:p>
    <w:p w14:paraId="7328CAE1" w14:textId="23B615D4" w:rsidR="00EC2303" w:rsidRDefault="00EC2303" w:rsidP="000217FF">
      <w:pPr>
        <w:spacing w:after="0" w:line="360" w:lineRule="auto"/>
        <w:jc w:val="both"/>
        <w:rPr>
          <w:b/>
          <w:noProof/>
          <w:u w:val="single"/>
          <w:lang w:eastAsia="en-GB"/>
        </w:rPr>
      </w:pPr>
      <w:r>
        <w:rPr>
          <w:b/>
          <w:noProof/>
          <w:u w:val="single"/>
          <w:lang w:eastAsia="en-GB"/>
        </w:rPr>
        <w:t>Homogenous Import Model</w:t>
      </w:r>
    </w:p>
    <w:p w14:paraId="11D94707" w14:textId="77777777" w:rsidR="00655ACD" w:rsidRDefault="00655ACD" w:rsidP="00655ACD">
      <w:pPr>
        <w:spacing w:after="0" w:line="360" w:lineRule="auto"/>
        <w:jc w:val="both"/>
        <w:rPr>
          <w:rFonts w:eastAsia="Times New Roman" w:cstheme="minorHAnsi"/>
          <w:u w:val="single"/>
          <w:lang w:eastAsia="en-GB"/>
        </w:rPr>
      </w:pPr>
    </w:p>
    <w:p w14:paraId="57869AD4" w14:textId="77777777" w:rsidR="00655ACD" w:rsidRPr="000E610D" w:rsidRDefault="002062D0" w:rsidP="00655ACD">
      <w:pPr>
        <w:spacing w:after="0" w:line="360" w:lineRule="auto"/>
        <w:jc w:val="both"/>
        <w:rPr>
          <w:rFonts w:eastAsia="Times New Roman" w:cstheme="minorHAnsi"/>
          <w:i/>
          <w:lang w:eastAsia="en-GB"/>
        </w:rPr>
      </w:pPr>
      <m:oMathPara>
        <m:oMath>
          <m:f>
            <m:fPr>
              <m:ctrlPr>
                <w:rPr>
                  <w:rFonts w:ascii="Cambria Math" w:eastAsia="Times New Roman" w:hAnsi="Cambria Math" w:cstheme="minorHAnsi"/>
                  <w:i/>
                  <w:lang w:eastAsia="en-GB"/>
                </w:rPr>
              </m:ctrlPr>
            </m:fPr>
            <m:num>
              <m:r>
                <w:rPr>
                  <w:rFonts w:ascii="Cambria Math" w:eastAsia="Times New Roman" w:hAnsi="Cambria Math" w:cstheme="minorHAnsi"/>
                  <w:lang w:eastAsia="en-GB"/>
                </w:rPr>
                <m:t>d</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num>
            <m:den>
              <m:r>
                <w:rPr>
                  <w:rFonts w:ascii="Cambria Math" w:eastAsia="Times New Roman" w:hAnsi="Cambria Math" w:cstheme="minorHAnsi"/>
                  <w:lang w:eastAsia="en-GB"/>
                </w:rPr>
                <m:t>dt</m:t>
              </m:r>
            </m:den>
          </m:f>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r</m:t>
              </m:r>
            </m:e>
            <m:sub>
              <m:r>
                <w:rPr>
                  <w:rFonts w:ascii="Cambria Math" w:eastAsia="Times New Roman" w:hAnsi="Cambria Math" w:cstheme="minorHAnsi"/>
                  <w:lang w:eastAsia="en-GB"/>
                </w:rPr>
                <m:t>A</m:t>
              </m:r>
            </m:sub>
          </m:sSub>
          <m:d>
            <m:dPr>
              <m:ctrlPr>
                <w:rPr>
                  <w:rFonts w:ascii="Cambria Math" w:eastAsia="Times New Roman" w:hAnsi="Cambria Math" w:cstheme="minorHAnsi"/>
                  <w:i/>
                  <w:lang w:eastAsia="en-GB"/>
                </w:rPr>
              </m:ctrlPr>
            </m:dPr>
            <m:e>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SA</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RA</m:t>
                  </m:r>
                </m:sub>
              </m:sSub>
            </m:e>
          </m:d>
          <m:r>
            <w:rPr>
              <w:rFonts w:ascii="Cambria Math" w:eastAsia="Times New Roman" w:hAnsi="Cambria Math" w:cstheme="minorHAnsi"/>
              <w:lang w:eastAsia="en-GB"/>
            </w:rPr>
            <m:t>+τ</m:t>
          </m:r>
          <w:commentRangeStart w:id="1"/>
          <m:r>
            <w:rPr>
              <w:rFonts w:ascii="Cambria Math" w:eastAsia="Times New Roman" w:hAnsi="Cambria Math" w:cstheme="minorHAnsi"/>
              <w:lang w:eastAsia="en-GB"/>
            </w:rPr>
            <m:t>κ</m:t>
          </m:r>
          <w:commentRangeEnd w:id="1"/>
          <m:r>
            <m:rPr>
              <m:sty m:val="p"/>
            </m:rPr>
            <w:rPr>
              <w:rStyle w:val="CommentReference"/>
            </w:rPr>
            <w:commentReference w:id="1"/>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SA</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β</m:t>
              </m:r>
            </m:e>
            <m:sub>
              <m:r>
                <w:rPr>
                  <w:rFonts w:ascii="Cambria Math" w:eastAsia="Times New Roman" w:hAnsi="Cambria Math" w:cstheme="minorHAnsi"/>
                  <w:lang w:eastAsia="en-GB"/>
                </w:rPr>
                <m:t>AA</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d>
            <m:dPr>
              <m:begChr m:val="["/>
              <m:endChr m:val="]"/>
              <m:ctrlPr>
                <w:rPr>
                  <w:rFonts w:ascii="Cambria Math" w:eastAsia="Times New Roman" w:hAnsi="Cambria Math" w:cstheme="minorHAnsi"/>
                  <w:i/>
                  <w:lang w:eastAsia="en-GB"/>
                </w:rPr>
              </m:ctrlPr>
            </m:dPr>
            <m:e>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SA</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RA</m:t>
                  </m:r>
                </m:sub>
              </m:sSub>
              <w:commentRangeStart w:id="2"/>
              <m:d>
                <m:dPr>
                  <m:ctrlPr>
                    <w:rPr>
                      <w:rFonts w:ascii="Cambria Math" w:eastAsia="Times New Roman" w:hAnsi="Cambria Math" w:cstheme="minorHAnsi"/>
                      <w:i/>
                      <w:lang w:eastAsia="en-GB"/>
                    </w:rPr>
                  </m:ctrlPr>
                </m:dPr>
                <m:e>
                  <m:r>
                    <w:rPr>
                      <w:rFonts w:ascii="Cambria Math" w:eastAsia="Times New Roman" w:hAnsi="Cambria Math" w:cstheme="minorHAnsi"/>
                      <w:lang w:eastAsia="en-GB"/>
                    </w:rPr>
                    <m:t>1-α</m:t>
                  </m:r>
                </m:e>
              </m:d>
              <w:commentRangeEnd w:id="2"/>
              <m:r>
                <m:rPr>
                  <m:sty m:val="p"/>
                </m:rPr>
                <w:rPr>
                  <w:rStyle w:val="CommentReference"/>
                </w:rPr>
                <w:commentReference w:id="2"/>
              </m:r>
            </m:e>
          </m:d>
          <m:r>
            <w:rPr>
              <w:rFonts w:ascii="Cambria Math" w:eastAsia="Times New Roman" w:hAnsi="Cambria Math" w:cstheme="minorHAnsi"/>
              <w:lang w:eastAsia="en-GB"/>
            </w:rPr>
            <m:t>-</m:t>
          </m:r>
          <w:commentRangeStart w:id="3"/>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β</m:t>
              </m:r>
            </m:e>
            <m:sub>
              <m:r>
                <w:rPr>
                  <w:rFonts w:ascii="Cambria Math" w:eastAsia="Times New Roman" w:hAnsi="Cambria Math" w:cstheme="minorHAnsi"/>
                  <w:lang w:eastAsia="en-GB"/>
                </w:rPr>
                <m:t>AH</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d>
            <m:dPr>
              <m:begChr m:val="["/>
              <m:endChr m:val="]"/>
              <m:ctrlPr>
                <w:rPr>
                  <w:rFonts w:ascii="Cambria Math" w:eastAsia="Times New Roman" w:hAnsi="Cambria Math" w:cstheme="minorHAnsi"/>
                  <w:i/>
                  <w:lang w:eastAsia="en-GB"/>
                </w:rPr>
              </m:ctrlPr>
            </m:dPr>
            <m:e>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SH</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RH</m:t>
                  </m:r>
                </m:sub>
              </m:sSub>
              <m:d>
                <m:dPr>
                  <m:ctrlPr>
                    <w:rPr>
                      <w:rFonts w:ascii="Cambria Math" w:eastAsia="Times New Roman" w:hAnsi="Cambria Math" w:cstheme="minorHAnsi"/>
                      <w:i/>
                      <w:lang w:eastAsia="en-GB"/>
                    </w:rPr>
                  </m:ctrlPr>
                </m:dPr>
                <m:e>
                  <w:commentRangeStart w:id="4"/>
                  <m:r>
                    <w:rPr>
                      <w:rFonts w:ascii="Cambria Math" w:eastAsia="Times New Roman" w:hAnsi="Cambria Math" w:cstheme="minorHAnsi"/>
                      <w:lang w:eastAsia="en-GB"/>
                    </w:rPr>
                    <m:t>1-α</m:t>
                  </m:r>
                  <w:commentRangeEnd w:id="4"/>
                  <m:r>
                    <m:rPr>
                      <m:sty m:val="p"/>
                    </m:rPr>
                    <w:rPr>
                      <w:rStyle w:val="CommentReference"/>
                    </w:rPr>
                    <w:commentReference w:id="4"/>
                  </m:r>
                </m:e>
              </m:d>
            </m:e>
          </m:d>
          <w:commentRangeEnd w:id="3"/>
          <m:r>
            <m:rPr>
              <m:sty m:val="p"/>
            </m:rPr>
            <w:rPr>
              <w:rStyle w:val="CommentReference"/>
            </w:rPr>
            <w:commentReference w:id="3"/>
          </m:r>
          <m:r>
            <w:rPr>
              <w:rFonts w:ascii="Cambria Math" w:eastAsia="Times New Roman" w:hAnsi="Cambria Math" w:cstheme="minorHAnsi"/>
              <w:lang w:eastAsia="en-GB"/>
            </w:rPr>
            <m:t>-</m:t>
          </m:r>
          <m:f>
            <m:fPr>
              <m:ctrlPr>
                <w:rPr>
                  <w:rFonts w:ascii="Cambria Math" w:eastAsia="Times New Roman" w:hAnsi="Cambria Math" w:cstheme="minorHAnsi"/>
                  <w:i/>
                  <w:lang w:eastAsia="en-GB"/>
                </w:rPr>
              </m:ctrlPr>
            </m:fPr>
            <m:num>
              <m:r>
                <w:rPr>
                  <w:rFonts w:ascii="Cambria Math" w:eastAsia="Times New Roman" w:hAnsi="Cambria Math" w:cstheme="minorHAnsi"/>
                  <w:lang w:eastAsia="en-GB"/>
                </w:rPr>
                <m:t>1</m:t>
              </m:r>
            </m:num>
            <m:den>
              <m:r>
                <w:rPr>
                  <w:rFonts w:ascii="Cambria Math" w:eastAsia="Times New Roman" w:hAnsi="Cambria Math" w:cstheme="minorHAnsi"/>
                  <w:lang w:eastAsia="en-GB"/>
                </w:rPr>
                <m:t>2</m:t>
              </m:r>
            </m:den>
          </m:f>
          <m:r>
            <w:rPr>
              <w:rFonts w:ascii="Cambria Math" w:eastAsia="Times New Roman" w:hAnsi="Cambria Math" w:cstheme="minorHAnsi"/>
              <w:lang w:eastAsia="en-GB"/>
            </w:rPr>
            <m:t>ζ</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r>
            <w:rPr>
              <w:rFonts w:ascii="Cambria Math" w:eastAsia="Times New Roman" w:hAnsi="Cambria Math" w:cstheme="minorHAnsi"/>
              <w:lang w:eastAsia="en-GB"/>
            </w:rPr>
            <m:t>-</m:t>
          </m:r>
          <m:f>
            <m:fPr>
              <m:ctrlPr>
                <w:rPr>
                  <w:rFonts w:ascii="Cambria Math" w:eastAsia="Times New Roman" w:hAnsi="Cambria Math" w:cstheme="minorHAnsi"/>
                  <w:i/>
                  <w:lang w:eastAsia="en-GB"/>
                </w:rPr>
              </m:ctrlPr>
            </m:fPr>
            <m:num>
              <m:r>
                <w:rPr>
                  <w:rFonts w:ascii="Cambria Math" w:eastAsia="Times New Roman" w:hAnsi="Cambria Math" w:cstheme="minorHAnsi"/>
                  <w:lang w:eastAsia="en-GB"/>
                </w:rPr>
                <m:t>1</m:t>
              </m:r>
            </m:num>
            <m:den>
              <m:r>
                <w:rPr>
                  <w:rFonts w:ascii="Cambria Math" w:eastAsia="Times New Roman" w:hAnsi="Cambria Math" w:cstheme="minorHAnsi"/>
                  <w:lang w:eastAsia="en-GB"/>
                </w:rPr>
                <m:t>2</m:t>
              </m:r>
            </m:den>
          </m:f>
          <m:r>
            <w:rPr>
              <w:rFonts w:ascii="Cambria Math" w:eastAsia="Times New Roman" w:hAnsi="Cambria Math" w:cstheme="minorHAnsi"/>
              <w:lang w:eastAsia="en-GB"/>
            </w:rPr>
            <m:t>ζ</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d>
            <m:dPr>
              <m:ctrlPr>
                <w:rPr>
                  <w:rFonts w:ascii="Cambria Math" w:eastAsia="Times New Roman" w:hAnsi="Cambria Math" w:cstheme="minorHAnsi"/>
                  <w:i/>
                  <w:lang w:eastAsia="en-GB"/>
                </w:rPr>
              </m:ctrlPr>
            </m:dPr>
            <m:e>
              <w:commentRangeStart w:id="5"/>
              <m:r>
                <w:rPr>
                  <w:rFonts w:ascii="Cambria Math" w:eastAsia="Times New Roman" w:hAnsi="Cambria Math" w:cstheme="minorHAnsi"/>
                  <w:lang w:eastAsia="en-GB"/>
                </w:rPr>
                <m:t>1-α</m:t>
              </m:r>
              <w:commentRangeEnd w:id="5"/>
              <m:r>
                <m:rPr>
                  <m:sty m:val="p"/>
                </m:rPr>
                <w:rPr>
                  <w:rStyle w:val="CommentReference"/>
                </w:rPr>
                <w:commentReference w:id="5"/>
              </m:r>
            </m:e>
          </m:d>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µ</m:t>
              </m:r>
            </m:e>
            <m:sub>
              <m:r>
                <w:rPr>
                  <w:rFonts w:ascii="Cambria Math" w:eastAsia="Times New Roman" w:hAnsi="Cambria Math" w:cstheme="minorHAnsi"/>
                  <w:lang w:eastAsia="en-GB"/>
                </w:rPr>
                <m:t>A</m:t>
              </m:r>
            </m:sub>
          </m:sSub>
          <m:d>
            <m:dPr>
              <m:ctrlPr>
                <w:rPr>
                  <w:rFonts w:ascii="Cambria Math" w:eastAsia="Times New Roman" w:hAnsi="Cambria Math" w:cstheme="minorHAnsi"/>
                  <w:i/>
                  <w:lang w:eastAsia="en-GB"/>
                </w:rPr>
              </m:ctrlPr>
            </m:dPr>
            <m:e>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r>
                <w:rPr>
                  <w:rFonts w:ascii="Cambria Math" w:eastAsia="Times New Roman" w:hAnsi="Cambria Math" w:cstheme="minorHAnsi"/>
                  <w:lang w:eastAsia="en-GB"/>
                </w:rPr>
                <m:t>-1</m:t>
              </m:r>
            </m:e>
          </m:d>
        </m:oMath>
      </m:oMathPara>
    </w:p>
    <w:p w14:paraId="61EE9533" w14:textId="77777777" w:rsidR="00655ACD" w:rsidRPr="000E610D" w:rsidRDefault="00655ACD" w:rsidP="00655ACD">
      <w:pPr>
        <w:spacing w:after="0" w:line="360" w:lineRule="auto"/>
        <w:jc w:val="both"/>
        <w:rPr>
          <w:rFonts w:eastAsia="Times New Roman" w:cstheme="minorHAnsi"/>
          <w:u w:val="single"/>
          <w:lang w:eastAsia="en-GB"/>
        </w:rPr>
      </w:pPr>
    </w:p>
    <w:p w14:paraId="18DEABBB" w14:textId="77777777" w:rsidR="00655ACD" w:rsidRPr="000E610D" w:rsidRDefault="002062D0" w:rsidP="00655ACD">
      <w:pPr>
        <w:spacing w:after="0" w:line="360" w:lineRule="auto"/>
        <w:jc w:val="both"/>
        <w:rPr>
          <w:rFonts w:eastAsia="Times New Roman" w:cstheme="minorHAnsi"/>
          <w:i/>
          <w:lang w:eastAsia="en-GB"/>
        </w:rPr>
      </w:pPr>
      <m:oMathPara>
        <m:oMath>
          <m:f>
            <m:fPr>
              <m:ctrlPr>
                <w:rPr>
                  <w:rFonts w:ascii="Cambria Math" w:eastAsia="Times New Roman" w:hAnsi="Cambria Math" w:cstheme="minorHAnsi"/>
                  <w:i/>
                  <w:lang w:eastAsia="en-GB"/>
                </w:rPr>
              </m:ctrlPr>
            </m:fPr>
            <m:num>
              <m:r>
                <w:rPr>
                  <w:rFonts w:ascii="Cambria Math" w:eastAsia="Times New Roman" w:hAnsi="Cambria Math" w:cstheme="minorHAnsi"/>
                  <w:lang w:eastAsia="en-GB"/>
                </w:rPr>
                <m:t>d</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SA</m:t>
                  </m:r>
                </m:sub>
              </m:sSub>
            </m:num>
            <m:den>
              <m:r>
                <w:rPr>
                  <w:rFonts w:ascii="Cambria Math" w:eastAsia="Times New Roman" w:hAnsi="Cambria Math" w:cstheme="minorHAnsi"/>
                  <w:lang w:eastAsia="en-GB"/>
                </w:rPr>
                <m:t>dt</m:t>
              </m:r>
            </m:den>
          </m:f>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β</m:t>
              </m:r>
            </m:e>
            <m:sub>
              <m:r>
                <w:rPr>
                  <w:rFonts w:ascii="Cambria Math" w:eastAsia="Times New Roman" w:hAnsi="Cambria Math" w:cstheme="minorHAnsi"/>
                  <w:lang w:eastAsia="en-GB"/>
                </w:rPr>
                <m:t>AA</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SA</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β</m:t>
              </m:r>
            </m:e>
            <m:sub>
              <m:r>
                <w:rPr>
                  <w:rFonts w:ascii="Cambria Math" w:eastAsia="Times New Roman" w:hAnsi="Cambria Math" w:cstheme="minorHAnsi"/>
                  <w:lang w:eastAsia="en-GB"/>
                </w:rPr>
                <m:t>AH</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SH</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r>
            <w:rPr>
              <w:rFonts w:ascii="Cambria Math" w:eastAsia="Times New Roman" w:hAnsi="Cambria Math" w:cstheme="minorHAnsi"/>
              <w:lang w:eastAsia="en-GB"/>
            </w:rPr>
            <m:t>+</m:t>
          </m:r>
          <w:commentRangeStart w:id="6"/>
          <m:r>
            <w:rPr>
              <w:rFonts w:ascii="Cambria Math" w:eastAsia="Times New Roman" w:hAnsi="Cambria Math" w:cstheme="minorHAnsi"/>
              <w:lang w:eastAsia="en-GB"/>
            </w:rPr>
            <m:t>φ</m:t>
          </m:r>
          <w:commentRangeEnd w:id="6"/>
          <m:r>
            <m:rPr>
              <m:sty m:val="p"/>
            </m:rPr>
            <w:rPr>
              <w:rStyle w:val="CommentReference"/>
            </w:rPr>
            <w:commentReference w:id="6"/>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RA</m:t>
              </m:r>
            </m:sub>
          </m:sSub>
          <m:r>
            <w:rPr>
              <w:rFonts w:ascii="Cambria Math" w:eastAsia="Times New Roman" w:hAnsi="Cambria Math" w:cstheme="minorHAnsi"/>
              <w:lang w:eastAsia="en-GB"/>
            </w:rPr>
            <m:t>+</m:t>
          </m:r>
          <w:commentRangeStart w:id="7"/>
          <m:f>
            <m:fPr>
              <m:ctrlPr>
                <w:rPr>
                  <w:rFonts w:ascii="Cambria Math" w:eastAsia="Times New Roman" w:hAnsi="Cambria Math" w:cstheme="minorHAnsi"/>
                  <w:i/>
                  <w:lang w:eastAsia="en-GB"/>
                </w:rPr>
              </m:ctrlPr>
            </m:fPr>
            <m:num>
              <m:r>
                <w:rPr>
                  <w:rFonts w:ascii="Cambria Math" w:eastAsia="Times New Roman" w:hAnsi="Cambria Math" w:cstheme="minorHAnsi"/>
                  <w:lang w:eastAsia="en-GB"/>
                </w:rPr>
                <m:t>1</m:t>
              </m:r>
            </m:num>
            <m:den>
              <m:r>
                <w:rPr>
                  <w:rFonts w:ascii="Cambria Math" w:eastAsia="Times New Roman" w:hAnsi="Cambria Math" w:cstheme="minorHAnsi"/>
                  <w:lang w:eastAsia="en-GB"/>
                </w:rPr>
                <m:t>2</m:t>
              </m:r>
            </m:den>
          </m:f>
          <w:commentRangeEnd w:id="7"/>
          <m:r>
            <m:rPr>
              <m:sty m:val="p"/>
            </m:rPr>
            <w:rPr>
              <w:rStyle w:val="CommentReference"/>
            </w:rPr>
            <w:commentReference w:id="7"/>
          </m:r>
          <m:r>
            <w:rPr>
              <w:rFonts w:ascii="Cambria Math" w:eastAsia="Times New Roman" w:hAnsi="Cambria Math" w:cstheme="minorHAnsi"/>
              <w:lang w:eastAsia="en-GB"/>
            </w:rPr>
            <m:t>ζ</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SA</m:t>
              </m:r>
            </m:sub>
          </m:sSub>
          <m:d>
            <m:dPr>
              <m:ctrlPr>
                <w:rPr>
                  <w:rFonts w:ascii="Cambria Math" w:eastAsia="Times New Roman" w:hAnsi="Cambria Math" w:cstheme="minorHAnsi"/>
                  <w:i/>
                  <w:lang w:eastAsia="en-GB"/>
                </w:rPr>
              </m:ctrlPr>
            </m:dPr>
            <m:e>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µ</m:t>
                  </m:r>
                </m:e>
                <m:sub>
                  <m:r>
                    <w:rPr>
                      <w:rFonts w:ascii="Cambria Math" w:eastAsia="Times New Roman" w:hAnsi="Cambria Math" w:cstheme="minorHAnsi"/>
                      <w:lang w:eastAsia="en-GB"/>
                    </w:rPr>
                    <m:t>A</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r</m:t>
                  </m:r>
                </m:e>
                <m:sub>
                  <m:r>
                    <w:rPr>
                      <w:rFonts w:ascii="Cambria Math" w:eastAsia="Times New Roman" w:hAnsi="Cambria Math" w:cstheme="minorHAnsi"/>
                      <w:lang w:eastAsia="en-GB"/>
                    </w:rPr>
                    <m:t>A</m:t>
                  </m:r>
                </m:sub>
              </m:sSub>
              <m:r>
                <w:rPr>
                  <w:rFonts w:ascii="Cambria Math" w:eastAsia="Times New Roman" w:hAnsi="Cambria Math" w:cstheme="minorHAnsi"/>
                  <w:lang w:eastAsia="en-GB"/>
                </w:rPr>
                <m:t>+τ+τκ</m:t>
              </m:r>
            </m:e>
          </m:d>
        </m:oMath>
      </m:oMathPara>
    </w:p>
    <w:p w14:paraId="316EF57C" w14:textId="77777777" w:rsidR="00655ACD" w:rsidRPr="000E610D" w:rsidRDefault="00655ACD" w:rsidP="00655ACD">
      <w:pPr>
        <w:spacing w:after="0" w:line="360" w:lineRule="auto"/>
        <w:jc w:val="both"/>
        <w:rPr>
          <w:rFonts w:eastAsia="Times New Roman" w:cstheme="minorHAnsi"/>
          <w:u w:val="single"/>
          <w:lang w:eastAsia="en-GB"/>
        </w:rPr>
      </w:pPr>
    </w:p>
    <w:p w14:paraId="21B179E5" w14:textId="60CBB65D" w:rsidR="00655ACD" w:rsidRPr="000E610D" w:rsidRDefault="002062D0" w:rsidP="00655ACD">
      <w:pPr>
        <w:spacing w:after="0" w:line="360" w:lineRule="auto"/>
        <w:jc w:val="both"/>
        <w:rPr>
          <w:rFonts w:eastAsia="Times New Roman" w:cstheme="minorHAnsi"/>
          <w:lang w:eastAsia="en-GB"/>
        </w:rPr>
      </w:pPr>
      <m:oMathPara>
        <m:oMath>
          <m:f>
            <m:fPr>
              <m:ctrlPr>
                <w:rPr>
                  <w:rFonts w:ascii="Cambria Math" w:eastAsia="Times New Roman" w:hAnsi="Cambria Math" w:cstheme="minorHAnsi"/>
                  <w:i/>
                  <w:lang w:eastAsia="en-GB"/>
                </w:rPr>
              </m:ctrlPr>
            </m:fPr>
            <m:num>
              <m:r>
                <w:rPr>
                  <w:rFonts w:ascii="Cambria Math" w:eastAsia="Times New Roman" w:hAnsi="Cambria Math" w:cstheme="minorHAnsi"/>
                  <w:lang w:eastAsia="en-GB"/>
                </w:rPr>
                <m:t>d</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RA</m:t>
                  </m:r>
                </m:sub>
              </m:sSub>
            </m:num>
            <m:den>
              <m:r>
                <w:rPr>
                  <w:rFonts w:ascii="Cambria Math" w:eastAsia="Times New Roman" w:hAnsi="Cambria Math" w:cstheme="minorHAnsi"/>
                  <w:lang w:eastAsia="en-GB"/>
                </w:rPr>
                <m:t>dt</m:t>
              </m:r>
            </m:den>
          </m:f>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β</m:t>
              </m:r>
            </m:e>
            <m:sub>
              <m:r>
                <w:rPr>
                  <w:rFonts w:ascii="Cambria Math" w:eastAsia="Times New Roman" w:hAnsi="Cambria Math" w:cstheme="minorHAnsi"/>
                  <w:lang w:eastAsia="en-GB"/>
                </w:rPr>
                <m:t>AA</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RA</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d>
            <m:dPr>
              <m:ctrlPr>
                <w:rPr>
                  <w:rFonts w:ascii="Cambria Math" w:eastAsia="Times New Roman" w:hAnsi="Cambria Math" w:cstheme="minorHAnsi"/>
                  <w:i/>
                  <w:lang w:eastAsia="en-GB"/>
                </w:rPr>
              </m:ctrlPr>
            </m:dPr>
            <m:e>
              <w:commentRangeStart w:id="8"/>
              <m:r>
                <w:rPr>
                  <w:rFonts w:ascii="Cambria Math" w:eastAsia="Times New Roman" w:hAnsi="Cambria Math" w:cstheme="minorHAnsi"/>
                  <w:lang w:eastAsia="en-GB"/>
                </w:rPr>
                <m:t>1-α</m:t>
              </m:r>
              <w:commentRangeEnd w:id="8"/>
              <m:r>
                <m:rPr>
                  <m:sty m:val="p"/>
                </m:rPr>
                <w:rPr>
                  <w:rStyle w:val="CommentReference"/>
                </w:rPr>
                <w:commentReference w:id="8"/>
              </m:r>
            </m:e>
          </m:d>
          <m:r>
            <w:rPr>
              <w:rFonts w:ascii="Cambria Math" w:eastAsia="Times New Roman" w:hAnsi="Cambria Math" w:cstheme="minorHAnsi"/>
              <w:lang w:eastAsia="en-GB"/>
            </w:rPr>
            <m:t>+</m:t>
          </m:r>
          <w:commentRangeStart w:id="9"/>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β</m:t>
              </m:r>
            </m:e>
            <m:sub>
              <m:r>
                <w:rPr>
                  <w:rFonts w:ascii="Cambria Math" w:eastAsia="Times New Roman" w:hAnsi="Cambria Math" w:cstheme="minorHAnsi"/>
                  <w:lang w:eastAsia="en-GB"/>
                </w:rPr>
                <m:t>AH</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RH</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d>
            <m:dPr>
              <m:ctrlPr>
                <w:rPr>
                  <w:rFonts w:ascii="Cambria Math" w:eastAsia="Times New Roman" w:hAnsi="Cambria Math" w:cstheme="minorHAnsi"/>
                  <w:i/>
                  <w:lang w:eastAsia="en-GB"/>
                </w:rPr>
              </m:ctrlPr>
            </m:dPr>
            <m:e>
              <m:r>
                <w:rPr>
                  <w:rFonts w:ascii="Cambria Math" w:eastAsia="Times New Roman" w:hAnsi="Cambria Math" w:cstheme="minorHAnsi"/>
                  <w:lang w:eastAsia="en-GB"/>
                </w:rPr>
                <m:t>1-α</m:t>
              </m:r>
            </m:e>
          </m:d>
          <w:commentRangeEnd w:id="9"/>
          <m:r>
            <m:rPr>
              <m:sty m:val="p"/>
            </m:rPr>
            <w:rPr>
              <w:rStyle w:val="CommentReference"/>
            </w:rPr>
            <w:commentReference w:id="9"/>
          </m:r>
          <m:r>
            <w:rPr>
              <w:rFonts w:ascii="Cambria Math" w:eastAsia="Times New Roman" w:hAnsi="Cambria Math" w:cstheme="minorHAnsi"/>
              <w:lang w:eastAsia="en-GB"/>
            </w:rPr>
            <m:t>+</m:t>
          </m:r>
          <w:commentRangeStart w:id="10"/>
          <m:r>
            <w:rPr>
              <w:rFonts w:ascii="Cambria Math" w:eastAsia="Times New Roman" w:hAnsi="Cambria Math" w:cstheme="minorHAnsi"/>
              <w:lang w:eastAsia="en-GB"/>
            </w:rPr>
            <m:t>τ</m:t>
          </m:r>
          <w:commentRangeEnd w:id="10"/>
          <m:r>
            <m:rPr>
              <m:sty m:val="p"/>
            </m:rPr>
            <w:rPr>
              <w:rStyle w:val="CommentReference"/>
            </w:rPr>
            <w:commentReference w:id="10"/>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SA</m:t>
              </m:r>
            </m:sub>
          </m:sSub>
          <m:r>
            <w:rPr>
              <w:rFonts w:ascii="Cambria Math" w:eastAsia="Times New Roman" w:hAnsi="Cambria Math" w:cstheme="minorHAnsi"/>
              <w:lang w:eastAsia="en-GB"/>
            </w:rPr>
            <m:t>+</m:t>
          </m:r>
          <m:f>
            <m:fPr>
              <m:ctrlPr>
                <w:rPr>
                  <w:rFonts w:ascii="Cambria Math" w:eastAsia="Times New Roman" w:hAnsi="Cambria Math" w:cstheme="minorHAnsi"/>
                  <w:i/>
                  <w:lang w:eastAsia="en-GB"/>
                </w:rPr>
              </m:ctrlPr>
            </m:fPr>
            <m:num>
              <m:r>
                <w:rPr>
                  <w:rFonts w:ascii="Cambria Math" w:eastAsia="Times New Roman" w:hAnsi="Cambria Math" w:cstheme="minorHAnsi"/>
                  <w:lang w:eastAsia="en-GB"/>
                </w:rPr>
                <m:t>1</m:t>
              </m:r>
            </m:num>
            <m:den>
              <m:r>
                <w:rPr>
                  <w:rFonts w:ascii="Cambria Math" w:eastAsia="Times New Roman" w:hAnsi="Cambria Math" w:cstheme="minorHAnsi"/>
                  <w:lang w:eastAsia="en-GB"/>
                </w:rPr>
                <m:t>2</m:t>
              </m:r>
            </m:den>
          </m:f>
          <m:r>
            <w:rPr>
              <w:rFonts w:ascii="Cambria Math" w:eastAsia="Times New Roman" w:hAnsi="Cambria Math" w:cstheme="minorHAnsi"/>
              <w:lang w:eastAsia="en-GB"/>
            </w:rPr>
            <m:t>ζ</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d>
            <m:dPr>
              <m:ctrlPr>
                <w:rPr>
                  <w:rFonts w:ascii="Cambria Math" w:eastAsia="Times New Roman" w:hAnsi="Cambria Math" w:cstheme="minorHAnsi"/>
                  <w:i/>
                  <w:lang w:eastAsia="en-GB"/>
                </w:rPr>
              </m:ctrlPr>
            </m:dPr>
            <m:e>
              <w:commentRangeStart w:id="11"/>
              <m:r>
                <w:rPr>
                  <w:rFonts w:ascii="Cambria Math" w:eastAsia="Times New Roman" w:hAnsi="Cambria Math" w:cstheme="minorHAnsi"/>
                  <w:lang w:eastAsia="en-GB"/>
                </w:rPr>
                <m:t>1-α</m:t>
              </m:r>
              <w:commentRangeEnd w:id="11"/>
              <m:r>
                <m:rPr>
                  <m:sty m:val="p"/>
                </m:rPr>
                <w:rPr>
                  <w:rStyle w:val="CommentReference"/>
                </w:rPr>
                <w:commentReference w:id="11"/>
              </m:r>
            </m:e>
          </m:d>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RA</m:t>
              </m:r>
            </m:sub>
          </m:sSub>
          <m:d>
            <m:dPr>
              <m:ctrlPr>
                <w:rPr>
                  <w:rFonts w:ascii="Cambria Math" w:eastAsia="Times New Roman" w:hAnsi="Cambria Math" w:cstheme="minorHAnsi"/>
                  <w:i/>
                  <w:lang w:eastAsia="en-GB"/>
                </w:rPr>
              </m:ctrlPr>
            </m:dPr>
            <m:e>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µ</m:t>
                  </m:r>
                </m:e>
                <m:sub>
                  <m:r>
                    <w:rPr>
                      <w:rFonts w:ascii="Cambria Math" w:eastAsia="Times New Roman" w:hAnsi="Cambria Math" w:cstheme="minorHAnsi"/>
                      <w:lang w:eastAsia="en-GB"/>
                    </w:rPr>
                    <m:t>A</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r</m:t>
                  </m:r>
                </m:e>
                <m:sub>
                  <m:r>
                    <w:rPr>
                      <w:rFonts w:ascii="Cambria Math" w:eastAsia="Times New Roman" w:hAnsi="Cambria Math" w:cstheme="minorHAnsi"/>
                      <w:lang w:eastAsia="en-GB"/>
                    </w:rPr>
                    <m:t>A</m:t>
                  </m:r>
                </m:sub>
              </m:sSub>
              <m:r>
                <w:rPr>
                  <w:rFonts w:ascii="Cambria Math" w:eastAsia="Times New Roman" w:hAnsi="Cambria Math" w:cstheme="minorHAnsi"/>
                  <w:lang w:eastAsia="en-GB"/>
                </w:rPr>
                <m:t>+</m:t>
              </m:r>
              <w:commentRangeStart w:id="12"/>
              <m:r>
                <w:rPr>
                  <w:rFonts w:ascii="Cambria Math" w:eastAsia="Times New Roman" w:hAnsi="Cambria Math" w:cstheme="minorHAnsi"/>
                  <w:lang w:eastAsia="en-GB"/>
                </w:rPr>
                <m:t>φ</m:t>
              </m:r>
              <w:commentRangeEnd w:id="12"/>
              <m:r>
                <m:rPr>
                  <m:sty m:val="p"/>
                </m:rPr>
                <w:rPr>
                  <w:rStyle w:val="CommentReference"/>
                </w:rPr>
                <w:commentReference w:id="12"/>
              </m:r>
            </m:e>
          </m:d>
        </m:oMath>
      </m:oMathPara>
    </w:p>
    <w:p w14:paraId="309E0C53" w14:textId="022005F9" w:rsidR="00655ACD" w:rsidRPr="000E610D" w:rsidRDefault="00655ACD" w:rsidP="00655ACD">
      <w:pPr>
        <w:spacing w:after="0" w:line="360" w:lineRule="auto"/>
        <w:jc w:val="both"/>
        <w:rPr>
          <w:rFonts w:eastAsia="Times New Roman" w:cstheme="minorHAnsi"/>
          <w:lang w:eastAsia="en-GB"/>
        </w:rPr>
      </w:pPr>
    </w:p>
    <w:p w14:paraId="2191E26C" w14:textId="77777777" w:rsidR="00CB4EF1" w:rsidRPr="000E610D" w:rsidRDefault="00CB4EF1" w:rsidP="00655ACD">
      <w:pPr>
        <w:spacing w:after="0" w:line="360" w:lineRule="auto"/>
        <w:jc w:val="both"/>
        <w:rPr>
          <w:rFonts w:eastAsia="Times New Roman" w:cstheme="minorHAnsi"/>
          <w:lang w:eastAsia="en-GB"/>
        </w:rPr>
      </w:pPr>
    </w:p>
    <w:p w14:paraId="3A4BA697" w14:textId="2015B68C" w:rsidR="00655ACD" w:rsidRPr="000E610D" w:rsidRDefault="002062D0" w:rsidP="00655ACD">
      <w:pPr>
        <w:spacing w:after="0" w:line="360" w:lineRule="auto"/>
        <w:jc w:val="both"/>
        <w:rPr>
          <w:rFonts w:eastAsia="Times New Roman" w:cstheme="minorHAnsi"/>
          <w:i/>
          <w:lang w:eastAsia="en-GB"/>
        </w:rPr>
      </w:pPr>
      <m:oMathPara>
        <m:oMath>
          <m:f>
            <m:fPr>
              <m:ctrlPr>
                <w:rPr>
                  <w:rFonts w:ascii="Cambria Math" w:eastAsia="Times New Roman" w:hAnsi="Cambria Math" w:cstheme="minorHAnsi"/>
                  <w:i/>
                  <w:lang w:eastAsia="en-GB"/>
                </w:rPr>
              </m:ctrlPr>
            </m:fPr>
            <m:num>
              <m:r>
                <w:rPr>
                  <w:rFonts w:ascii="Cambria Math" w:eastAsia="Times New Roman" w:hAnsi="Cambria Math" w:cstheme="minorHAnsi"/>
                  <w:lang w:eastAsia="en-GB"/>
                </w:rPr>
                <m:t>d</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H</m:t>
                  </m:r>
                </m:sub>
              </m:sSub>
            </m:num>
            <m:den>
              <m:r>
                <w:rPr>
                  <w:rFonts w:ascii="Cambria Math" w:eastAsia="Times New Roman" w:hAnsi="Cambria Math" w:cstheme="minorHAnsi"/>
                  <w:lang w:eastAsia="en-GB"/>
                </w:rPr>
                <m:t>dt</m:t>
              </m:r>
            </m:den>
          </m:f>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r</m:t>
              </m:r>
            </m:e>
            <m:sub>
              <m:r>
                <w:rPr>
                  <w:rFonts w:ascii="Cambria Math" w:eastAsia="Times New Roman" w:hAnsi="Cambria Math" w:cstheme="minorHAnsi"/>
                  <w:lang w:eastAsia="en-GB"/>
                </w:rPr>
                <m:t>H</m:t>
              </m:r>
            </m:sub>
          </m:sSub>
          <m:d>
            <m:dPr>
              <m:ctrlPr>
                <w:rPr>
                  <w:rFonts w:ascii="Cambria Math" w:eastAsia="Times New Roman" w:hAnsi="Cambria Math" w:cstheme="minorHAnsi"/>
                  <w:i/>
                  <w:lang w:eastAsia="en-GB"/>
                </w:rPr>
              </m:ctrlPr>
            </m:dPr>
            <m:e>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SH</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RH</m:t>
                  </m:r>
                </m:sub>
              </m:sSub>
            </m:e>
          </m:d>
          <m:r>
            <w:rPr>
              <w:rFonts w:ascii="Cambria Math" w:eastAsia="Times New Roman" w:hAnsi="Cambria Math" w:cstheme="minorHAnsi"/>
              <w:lang w:eastAsia="en-GB"/>
            </w:rPr>
            <m:t>-ψ</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β</m:t>
              </m:r>
            </m:e>
            <m:sub>
              <m:r>
                <w:rPr>
                  <w:rFonts w:ascii="Cambria Math" w:eastAsia="Times New Roman" w:hAnsi="Cambria Math" w:cstheme="minorHAnsi"/>
                  <w:lang w:eastAsia="en-GB"/>
                </w:rPr>
                <m:t>HA</m:t>
              </m:r>
            </m:sub>
          </m:sSub>
          <m:r>
            <w:rPr>
              <w:rFonts w:ascii="Cambria Math" w:eastAsia="Times New Roman" w:hAnsi="Cambria Math" w:cstheme="minorHAnsi"/>
              <w:lang w:eastAsia="en-GB"/>
            </w:rPr>
            <m:t>η</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H</m:t>
              </m:r>
            </m:sub>
          </m:sSub>
          <m:d>
            <m:dPr>
              <m:begChr m:val="["/>
              <m:endChr m:val="]"/>
              <m:ctrlPr>
                <w:rPr>
                  <w:rFonts w:ascii="Cambria Math" w:eastAsia="Times New Roman" w:hAnsi="Cambria Math" w:cstheme="minorHAnsi"/>
                  <w:i/>
                  <w:lang w:eastAsia="en-GB"/>
                </w:rPr>
              </m:ctrlPr>
            </m:dPr>
            <m:e>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SA</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RA</m:t>
                  </m:r>
                </m:sub>
              </m:sSub>
              <m:d>
                <m:dPr>
                  <m:ctrlPr>
                    <w:rPr>
                      <w:rFonts w:ascii="Cambria Math" w:eastAsia="Times New Roman" w:hAnsi="Cambria Math" w:cstheme="minorHAnsi"/>
                      <w:i/>
                      <w:lang w:eastAsia="en-GB"/>
                    </w:rPr>
                  </m:ctrlPr>
                </m:dPr>
                <m:e>
                  <w:commentRangeStart w:id="13"/>
                  <m:r>
                    <w:rPr>
                      <w:rFonts w:ascii="Cambria Math" w:eastAsia="Times New Roman" w:hAnsi="Cambria Math" w:cstheme="minorHAnsi"/>
                      <w:lang w:eastAsia="en-GB"/>
                    </w:rPr>
                    <m:t>1-α</m:t>
                  </m:r>
                  <w:commentRangeEnd w:id="13"/>
                  <m:r>
                    <m:rPr>
                      <m:sty m:val="p"/>
                    </m:rPr>
                    <w:rPr>
                      <w:rStyle w:val="CommentReference"/>
                    </w:rPr>
                    <w:commentReference w:id="13"/>
                  </m:r>
                </m:e>
              </m:d>
            </m:e>
          </m:d>
          <m:r>
            <w:rPr>
              <w:rFonts w:ascii="Cambria Math" w:eastAsia="Times New Roman" w:hAnsi="Cambria Math" w:cstheme="minorHAnsi"/>
              <w:lang w:eastAsia="en-GB"/>
            </w:rPr>
            <m:t>-</m:t>
          </m:r>
          <m:d>
            <m:dPr>
              <m:ctrlPr>
                <w:rPr>
                  <w:rFonts w:ascii="Cambria Math" w:eastAsia="Times New Roman" w:hAnsi="Cambria Math" w:cstheme="minorHAnsi"/>
                  <w:i/>
                  <w:lang w:eastAsia="en-GB"/>
                </w:rPr>
              </m:ctrlPr>
            </m:dPr>
            <m:e>
              <m:r>
                <w:rPr>
                  <w:rFonts w:ascii="Cambria Math" w:eastAsia="Times New Roman" w:hAnsi="Cambria Math" w:cstheme="minorHAnsi"/>
                  <w:lang w:eastAsia="en-GB"/>
                </w:rPr>
                <m:t>1-ψ</m:t>
              </m:r>
            </m:e>
          </m:d>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β</m:t>
              </m:r>
            </m:e>
            <m:sub>
              <m:r>
                <w:rPr>
                  <w:rFonts w:ascii="Cambria Math" w:eastAsia="Times New Roman" w:hAnsi="Cambria Math" w:cstheme="minorHAnsi"/>
                  <w:lang w:eastAsia="en-GB"/>
                </w:rPr>
                <m:t>HA</m:t>
              </m:r>
            </m:sub>
          </m:sSub>
          <w:commentRangeStart w:id="14"/>
          <m:r>
            <w:rPr>
              <w:rFonts w:ascii="Cambria Math" w:eastAsia="Times New Roman" w:hAnsi="Cambria Math" w:cstheme="minorHAnsi"/>
              <w:lang w:eastAsia="en-GB"/>
            </w:rPr>
            <m:t>η</m:t>
          </m:r>
          <w:commentRangeEnd w:id="14"/>
          <m:r>
            <m:rPr>
              <m:sty m:val="p"/>
            </m:rPr>
            <w:rPr>
              <w:rStyle w:val="CommentReference"/>
            </w:rPr>
            <w:commentReference w:id="14"/>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H</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Frac</m:t>
              </m:r>
            </m:e>
            <m:sub>
              <m:r>
                <w:rPr>
                  <w:rFonts w:ascii="Cambria Math" w:eastAsia="Times New Roman" w:hAnsi="Cambria Math" w:cstheme="minorHAnsi"/>
                  <w:lang w:eastAsia="en-GB"/>
                </w:rPr>
                <m:t>Imp</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(1-PropRes</m:t>
              </m:r>
            </m:e>
            <m:sub>
              <m:r>
                <w:rPr>
                  <w:rFonts w:ascii="Cambria Math" w:eastAsia="Times New Roman" w:hAnsi="Cambria Math" w:cstheme="minorHAnsi"/>
                  <w:lang w:eastAsia="en-GB"/>
                </w:rPr>
                <m:t>Imp</m:t>
              </m:r>
            </m:sub>
          </m:sSub>
          <m:r>
            <w:rPr>
              <w:rFonts w:ascii="Cambria Math" w:eastAsia="Times New Roman" w:hAnsi="Cambria Math" w:cstheme="minorHAnsi"/>
              <w:lang w:eastAsia="en-GB"/>
            </w:rPr>
            <m:t>)-</m:t>
          </m:r>
          <m:d>
            <m:dPr>
              <m:ctrlPr>
                <w:rPr>
                  <w:rFonts w:ascii="Cambria Math" w:eastAsia="Times New Roman" w:hAnsi="Cambria Math" w:cstheme="minorHAnsi"/>
                  <w:i/>
                  <w:lang w:eastAsia="en-GB"/>
                </w:rPr>
              </m:ctrlPr>
            </m:dPr>
            <m:e>
              <m:r>
                <w:rPr>
                  <w:rFonts w:ascii="Cambria Math" w:eastAsia="Times New Roman" w:hAnsi="Cambria Math" w:cstheme="minorHAnsi"/>
                  <w:lang w:eastAsia="en-GB"/>
                </w:rPr>
                <m:t>1-ψ</m:t>
              </m:r>
            </m:e>
          </m:d>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β</m:t>
              </m:r>
            </m:e>
            <m:sub>
              <m:r>
                <w:rPr>
                  <w:rFonts w:ascii="Cambria Math" w:eastAsia="Times New Roman" w:hAnsi="Cambria Math" w:cstheme="minorHAnsi"/>
                  <w:lang w:eastAsia="en-GB"/>
                </w:rPr>
                <m:t>HA</m:t>
              </m:r>
            </m:sub>
          </m:sSub>
          <w:commentRangeStart w:id="15"/>
          <m:r>
            <w:rPr>
              <w:rFonts w:ascii="Cambria Math" w:eastAsia="Times New Roman" w:hAnsi="Cambria Math" w:cstheme="minorHAnsi"/>
              <w:lang w:eastAsia="en-GB"/>
            </w:rPr>
            <m:t>η</m:t>
          </m:r>
          <w:commentRangeEnd w:id="15"/>
          <m:r>
            <m:rPr>
              <m:sty m:val="p"/>
            </m:rPr>
            <w:rPr>
              <w:rStyle w:val="CommentReference"/>
            </w:rPr>
            <w:commentReference w:id="15"/>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H</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Frac</m:t>
              </m:r>
            </m:e>
            <m:sub>
              <m:r>
                <w:rPr>
                  <w:rFonts w:ascii="Cambria Math" w:eastAsia="Times New Roman" w:hAnsi="Cambria Math" w:cstheme="minorHAnsi"/>
                  <w:lang w:eastAsia="en-GB"/>
                </w:rPr>
                <m:t>Imp</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PropRes</m:t>
              </m:r>
            </m:e>
            <m:sub>
              <m:r>
                <w:rPr>
                  <w:rFonts w:ascii="Cambria Math" w:eastAsia="Times New Roman" w:hAnsi="Cambria Math" w:cstheme="minorHAnsi"/>
                  <w:lang w:eastAsia="en-GB"/>
                </w:rPr>
                <m:t>Imp</m:t>
              </m:r>
            </m:sub>
          </m:sSub>
          <m:d>
            <m:dPr>
              <m:ctrlPr>
                <w:rPr>
                  <w:rFonts w:ascii="Cambria Math" w:eastAsia="Times New Roman" w:hAnsi="Cambria Math" w:cstheme="minorHAnsi"/>
                  <w:i/>
                  <w:lang w:eastAsia="en-GB"/>
                </w:rPr>
              </m:ctrlPr>
            </m:dPr>
            <m:e>
              <m:r>
                <w:rPr>
                  <w:rFonts w:ascii="Cambria Math" w:eastAsia="Times New Roman" w:hAnsi="Cambria Math" w:cstheme="minorHAnsi"/>
                  <w:lang w:eastAsia="en-GB"/>
                </w:rPr>
                <m:t>1-</m:t>
              </m:r>
              <w:commentRangeStart w:id="16"/>
              <m:r>
                <w:rPr>
                  <w:rFonts w:ascii="Cambria Math" w:eastAsia="Times New Roman" w:hAnsi="Cambria Math" w:cstheme="minorHAnsi"/>
                  <w:lang w:eastAsia="en-GB"/>
                </w:rPr>
                <m:t>α</m:t>
              </m:r>
              <w:commentRangeEnd w:id="16"/>
              <m:r>
                <m:rPr>
                  <m:sty m:val="p"/>
                </m:rPr>
                <w:rPr>
                  <w:rStyle w:val="CommentReference"/>
                </w:rPr>
                <w:commentReference w:id="16"/>
              </m:r>
            </m:e>
          </m:d>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µ</m:t>
              </m:r>
            </m:e>
            <m:sub>
              <m:r>
                <w:rPr>
                  <w:rFonts w:ascii="Cambria Math" w:eastAsia="Times New Roman" w:hAnsi="Cambria Math" w:cstheme="minorHAnsi"/>
                  <w:lang w:eastAsia="en-GB"/>
                </w:rPr>
                <m:t>H</m:t>
              </m:r>
            </m:sub>
          </m:sSub>
          <m:d>
            <m:dPr>
              <m:ctrlPr>
                <w:rPr>
                  <w:rFonts w:ascii="Cambria Math" w:eastAsia="Times New Roman" w:hAnsi="Cambria Math" w:cstheme="minorHAnsi"/>
                  <w:i/>
                  <w:lang w:eastAsia="en-GB"/>
                </w:rPr>
              </m:ctrlPr>
            </m:dPr>
            <m:e>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H</m:t>
                  </m:r>
                </m:sub>
              </m:sSub>
              <m:r>
                <w:rPr>
                  <w:rFonts w:ascii="Cambria Math" w:eastAsia="Times New Roman" w:hAnsi="Cambria Math" w:cstheme="minorHAnsi"/>
                  <w:lang w:eastAsia="en-GB"/>
                </w:rPr>
                <m:t>-1</m:t>
              </m:r>
            </m:e>
          </m:d>
        </m:oMath>
      </m:oMathPara>
    </w:p>
    <w:p w14:paraId="0342D1EA" w14:textId="77777777" w:rsidR="00655ACD" w:rsidRPr="000E610D" w:rsidRDefault="00655ACD" w:rsidP="00655ACD">
      <w:pPr>
        <w:spacing w:after="0" w:line="360" w:lineRule="auto"/>
        <w:jc w:val="both"/>
        <w:rPr>
          <w:rFonts w:eastAsia="Times New Roman" w:cstheme="minorHAnsi"/>
          <w:u w:val="single"/>
          <w:lang w:eastAsia="en-GB"/>
        </w:rPr>
      </w:pPr>
    </w:p>
    <w:p w14:paraId="357BB66E" w14:textId="5B1C4CE6" w:rsidR="00655ACD" w:rsidRPr="000E610D" w:rsidRDefault="002062D0" w:rsidP="00655ACD">
      <w:pPr>
        <w:spacing w:after="0" w:line="360" w:lineRule="auto"/>
        <w:jc w:val="both"/>
        <w:rPr>
          <w:rFonts w:eastAsia="Times New Roman" w:cstheme="minorHAnsi"/>
          <w:i/>
          <w:lang w:eastAsia="en-GB"/>
        </w:rPr>
      </w:pPr>
      <m:oMathPara>
        <m:oMath>
          <m:f>
            <m:fPr>
              <m:ctrlPr>
                <w:rPr>
                  <w:rFonts w:ascii="Cambria Math" w:eastAsia="Times New Roman" w:hAnsi="Cambria Math" w:cstheme="minorHAnsi"/>
                  <w:i/>
                  <w:lang w:eastAsia="en-GB"/>
                </w:rPr>
              </m:ctrlPr>
            </m:fPr>
            <m:num>
              <m:r>
                <w:rPr>
                  <w:rFonts w:ascii="Cambria Math" w:eastAsia="Times New Roman" w:hAnsi="Cambria Math" w:cstheme="minorHAnsi"/>
                  <w:lang w:eastAsia="en-GB"/>
                </w:rPr>
                <m:t>d</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SH</m:t>
                  </m:r>
                </m:sub>
              </m:sSub>
            </m:num>
            <m:den>
              <m:r>
                <w:rPr>
                  <w:rFonts w:ascii="Cambria Math" w:eastAsia="Times New Roman" w:hAnsi="Cambria Math" w:cstheme="minorHAnsi"/>
                  <w:lang w:eastAsia="en-GB"/>
                </w:rPr>
                <m:t>dt</m:t>
              </m:r>
            </m:den>
          </m:f>
          <m:r>
            <w:rPr>
              <w:rFonts w:ascii="Cambria Math" w:eastAsia="Times New Roman" w:hAnsi="Cambria Math" w:cstheme="minorHAnsi"/>
              <w:lang w:eastAsia="en-GB"/>
            </w:rPr>
            <m:t>=ψ</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β</m:t>
              </m:r>
            </m:e>
            <m:sub>
              <m:r>
                <w:rPr>
                  <w:rFonts w:ascii="Cambria Math" w:eastAsia="Times New Roman" w:hAnsi="Cambria Math" w:cstheme="minorHAnsi"/>
                  <w:lang w:eastAsia="en-GB"/>
                </w:rPr>
                <m:t>HA</m:t>
              </m:r>
            </m:sub>
          </m:sSub>
          <m:r>
            <w:rPr>
              <w:rFonts w:ascii="Cambria Math" w:eastAsia="Times New Roman" w:hAnsi="Cambria Math" w:cstheme="minorHAnsi"/>
              <w:lang w:eastAsia="en-GB"/>
            </w:rPr>
            <m:t>η</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H</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SA</m:t>
              </m:r>
            </m:sub>
          </m:sSub>
          <m:r>
            <w:rPr>
              <w:rFonts w:ascii="Cambria Math" w:eastAsia="Times New Roman" w:hAnsi="Cambria Math" w:cstheme="minorHAnsi"/>
              <w:lang w:eastAsia="en-GB"/>
            </w:rPr>
            <m:t>+(1-ψ)</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β</m:t>
              </m:r>
            </m:e>
            <m:sub>
              <m:r>
                <w:rPr>
                  <w:rFonts w:ascii="Cambria Math" w:eastAsia="Times New Roman" w:hAnsi="Cambria Math" w:cstheme="minorHAnsi"/>
                  <w:lang w:eastAsia="en-GB"/>
                </w:rPr>
                <m:t>HA</m:t>
              </m:r>
            </m:sub>
          </m:sSub>
          <w:commentRangeStart w:id="17"/>
          <m:r>
            <w:rPr>
              <w:rFonts w:ascii="Cambria Math" w:eastAsia="Times New Roman" w:hAnsi="Cambria Math" w:cstheme="minorHAnsi"/>
              <w:lang w:eastAsia="en-GB"/>
            </w:rPr>
            <m:t>η</m:t>
          </m:r>
          <w:commentRangeEnd w:id="17"/>
          <m:r>
            <m:rPr>
              <m:sty m:val="p"/>
            </m:rPr>
            <w:rPr>
              <w:rStyle w:val="CommentReference"/>
            </w:rPr>
            <w:commentReference w:id="17"/>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H</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Frac</m:t>
              </m:r>
            </m:e>
            <m:sub>
              <m:r>
                <w:rPr>
                  <w:rFonts w:ascii="Cambria Math" w:eastAsia="Times New Roman" w:hAnsi="Cambria Math" w:cstheme="minorHAnsi"/>
                  <w:lang w:eastAsia="en-GB"/>
                </w:rPr>
                <m:t>Imp</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(1-PropRes</m:t>
              </m:r>
            </m:e>
            <m:sub>
              <m:r>
                <w:rPr>
                  <w:rFonts w:ascii="Cambria Math" w:eastAsia="Times New Roman" w:hAnsi="Cambria Math" w:cstheme="minorHAnsi"/>
                  <w:lang w:eastAsia="en-GB"/>
                </w:rPr>
                <m:t>Imp</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SH</m:t>
              </m:r>
            </m:sub>
          </m:sSub>
          <m:d>
            <m:dPr>
              <m:ctrlPr>
                <w:rPr>
                  <w:rFonts w:ascii="Cambria Math" w:eastAsia="Times New Roman" w:hAnsi="Cambria Math" w:cstheme="minorHAnsi"/>
                  <w:i/>
                  <w:lang w:eastAsia="en-GB"/>
                </w:rPr>
              </m:ctrlPr>
            </m:dPr>
            <m:e>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µ</m:t>
                  </m:r>
                </m:e>
                <m:sub>
                  <m:r>
                    <w:rPr>
                      <w:rFonts w:ascii="Cambria Math" w:eastAsia="Times New Roman" w:hAnsi="Cambria Math" w:cstheme="minorHAnsi"/>
                      <w:lang w:eastAsia="en-GB"/>
                    </w:rPr>
                    <m:t>H</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r</m:t>
                  </m:r>
                </m:e>
                <m:sub>
                  <m:r>
                    <w:rPr>
                      <w:rFonts w:ascii="Cambria Math" w:eastAsia="Times New Roman" w:hAnsi="Cambria Math" w:cstheme="minorHAnsi"/>
                      <w:lang w:eastAsia="en-GB"/>
                    </w:rPr>
                    <m:t>H</m:t>
                  </m:r>
                </m:sub>
              </m:sSub>
            </m:e>
          </m:d>
        </m:oMath>
      </m:oMathPara>
    </w:p>
    <w:p w14:paraId="66126B2F" w14:textId="77777777" w:rsidR="00655ACD" w:rsidRPr="000E610D" w:rsidRDefault="00655ACD" w:rsidP="00655ACD">
      <w:pPr>
        <w:spacing w:after="0" w:line="360" w:lineRule="auto"/>
        <w:jc w:val="both"/>
        <w:rPr>
          <w:rFonts w:eastAsia="Times New Roman" w:cstheme="minorHAnsi"/>
          <w:i/>
          <w:lang w:eastAsia="en-GB"/>
        </w:rPr>
      </w:pPr>
    </w:p>
    <w:p w14:paraId="6BA6D705" w14:textId="370C7D0D" w:rsidR="00655ACD" w:rsidRPr="00CC34F3" w:rsidRDefault="002062D0" w:rsidP="00655ACD">
      <w:pPr>
        <w:spacing w:after="0" w:line="360" w:lineRule="auto"/>
        <w:jc w:val="both"/>
        <w:rPr>
          <w:rFonts w:eastAsia="Times New Roman" w:cstheme="minorHAnsi"/>
          <w:i/>
          <w:lang w:eastAsia="en-GB"/>
        </w:rPr>
      </w:pPr>
      <m:oMathPara>
        <m:oMath>
          <m:f>
            <m:fPr>
              <m:ctrlPr>
                <w:rPr>
                  <w:rFonts w:ascii="Cambria Math" w:eastAsia="Times New Roman" w:hAnsi="Cambria Math" w:cstheme="minorHAnsi"/>
                  <w:i/>
                  <w:lang w:eastAsia="en-GB"/>
                </w:rPr>
              </m:ctrlPr>
            </m:fPr>
            <m:num>
              <m:r>
                <w:rPr>
                  <w:rFonts w:ascii="Cambria Math" w:eastAsia="Times New Roman" w:hAnsi="Cambria Math" w:cstheme="minorHAnsi"/>
                  <w:lang w:eastAsia="en-GB"/>
                </w:rPr>
                <m:t>d</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RH</m:t>
                  </m:r>
                </m:sub>
              </m:sSub>
            </m:num>
            <m:den>
              <m:r>
                <w:rPr>
                  <w:rFonts w:ascii="Cambria Math" w:eastAsia="Times New Roman" w:hAnsi="Cambria Math" w:cstheme="minorHAnsi"/>
                  <w:lang w:eastAsia="en-GB"/>
                </w:rPr>
                <m:t>dt</m:t>
              </m:r>
            </m:den>
          </m:f>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ψ</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β</m:t>
                  </m:r>
                </m:e>
                <m:sub>
                  <m:r>
                    <w:rPr>
                      <w:rFonts w:ascii="Cambria Math" w:eastAsia="Times New Roman" w:hAnsi="Cambria Math" w:cstheme="minorHAnsi"/>
                      <w:lang w:eastAsia="en-GB"/>
                    </w:rPr>
                    <m:t>HA</m:t>
                  </m:r>
                </m:sub>
              </m:sSub>
              <m:r>
                <w:rPr>
                  <w:rFonts w:ascii="Cambria Math" w:eastAsia="Times New Roman" w:hAnsi="Cambria Math" w:cstheme="minorHAnsi"/>
                  <w:lang w:eastAsia="en-GB"/>
                </w:rPr>
                <m:t>η</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H</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RA</m:t>
                  </m:r>
                </m:sub>
              </m:sSub>
              <m:d>
                <m:dPr>
                  <m:ctrlPr>
                    <w:rPr>
                      <w:rFonts w:ascii="Cambria Math" w:eastAsia="Times New Roman" w:hAnsi="Cambria Math" w:cstheme="minorHAnsi"/>
                      <w:i/>
                      <w:lang w:eastAsia="en-GB"/>
                    </w:rPr>
                  </m:ctrlPr>
                </m:dPr>
                <m:e>
                  <m:r>
                    <w:rPr>
                      <w:rFonts w:ascii="Cambria Math" w:eastAsia="Times New Roman" w:hAnsi="Cambria Math" w:cstheme="minorHAnsi"/>
                      <w:lang w:eastAsia="en-GB"/>
                    </w:rPr>
                    <m:t>1-</m:t>
                  </m:r>
                  <w:commentRangeStart w:id="18"/>
                  <m:r>
                    <w:rPr>
                      <w:rFonts w:ascii="Cambria Math" w:eastAsia="Times New Roman" w:hAnsi="Cambria Math" w:cstheme="minorHAnsi"/>
                      <w:lang w:eastAsia="en-GB"/>
                    </w:rPr>
                    <m:t>α</m:t>
                  </m:r>
                  <w:commentRangeEnd w:id="18"/>
                  <m:r>
                    <m:rPr>
                      <m:sty m:val="p"/>
                    </m:rPr>
                    <w:rPr>
                      <w:rStyle w:val="CommentReference"/>
                    </w:rPr>
                    <w:commentReference w:id="18"/>
                  </m:r>
                </m:e>
              </m:d>
              <m:r>
                <w:rPr>
                  <w:rFonts w:ascii="Cambria Math" w:eastAsia="Times New Roman" w:hAnsi="Cambria Math" w:cstheme="minorHAnsi"/>
                  <w:lang w:eastAsia="en-GB"/>
                </w:rPr>
                <m:t>+(1-ψ)</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β</m:t>
                  </m:r>
                </m:e>
                <m:sub>
                  <m:r>
                    <w:rPr>
                      <w:rFonts w:ascii="Cambria Math" w:eastAsia="Times New Roman" w:hAnsi="Cambria Math" w:cstheme="minorHAnsi"/>
                      <w:lang w:eastAsia="en-GB"/>
                    </w:rPr>
                    <m:t>HA</m:t>
                  </m:r>
                </m:sub>
              </m:sSub>
              <w:commentRangeStart w:id="19"/>
              <m:r>
                <w:rPr>
                  <w:rFonts w:ascii="Cambria Math" w:eastAsia="Times New Roman" w:hAnsi="Cambria Math" w:cstheme="minorHAnsi"/>
                  <w:lang w:eastAsia="en-GB"/>
                </w:rPr>
                <m:t>η</m:t>
              </m:r>
              <w:commentRangeEnd w:id="19"/>
              <m:r>
                <m:rPr>
                  <m:sty m:val="p"/>
                </m:rPr>
                <w:rPr>
                  <w:rStyle w:val="CommentReference"/>
                </w:rPr>
                <w:commentReference w:id="19"/>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H</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Frac</m:t>
                  </m:r>
                </m:e>
                <m:sub>
                  <m:r>
                    <w:rPr>
                      <w:rFonts w:ascii="Cambria Math" w:eastAsia="Times New Roman" w:hAnsi="Cambria Math" w:cstheme="minorHAnsi"/>
                      <w:lang w:eastAsia="en-GB"/>
                    </w:rPr>
                    <m:t>Imp</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PropRes</m:t>
                  </m:r>
                </m:e>
                <m:sub>
                  <m:r>
                    <w:rPr>
                      <w:rFonts w:ascii="Cambria Math" w:eastAsia="Times New Roman" w:hAnsi="Cambria Math" w:cstheme="minorHAnsi"/>
                      <w:lang w:eastAsia="en-GB"/>
                    </w:rPr>
                    <m:t>Imp</m:t>
                  </m:r>
                </m:sub>
              </m:sSub>
              <m:d>
                <m:dPr>
                  <m:ctrlPr>
                    <w:rPr>
                      <w:rFonts w:ascii="Cambria Math" w:eastAsia="Times New Roman" w:hAnsi="Cambria Math" w:cstheme="minorHAnsi"/>
                      <w:i/>
                      <w:lang w:eastAsia="en-GB"/>
                    </w:rPr>
                  </m:ctrlPr>
                </m:dPr>
                <m:e>
                  <m:r>
                    <w:rPr>
                      <w:rFonts w:ascii="Cambria Math" w:eastAsia="Times New Roman" w:hAnsi="Cambria Math" w:cstheme="minorHAnsi"/>
                      <w:lang w:eastAsia="en-GB"/>
                    </w:rPr>
                    <m:t>1-</m:t>
                  </m:r>
                  <w:commentRangeStart w:id="20"/>
                  <m:r>
                    <w:rPr>
                      <w:rFonts w:ascii="Cambria Math" w:eastAsia="Times New Roman" w:hAnsi="Cambria Math" w:cstheme="minorHAnsi"/>
                      <w:lang w:eastAsia="en-GB"/>
                    </w:rPr>
                    <m:t>α</m:t>
                  </m:r>
                  <w:commentRangeEnd w:id="20"/>
                  <m:r>
                    <m:rPr>
                      <m:sty m:val="p"/>
                    </m:rPr>
                    <w:rPr>
                      <w:rStyle w:val="CommentReference"/>
                    </w:rPr>
                    <w:commentReference w:id="20"/>
                  </m:r>
                </m:e>
              </m:d>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RH</m:t>
                  </m:r>
                </m:sub>
              </m:sSub>
              <m:d>
                <m:dPr>
                  <m:ctrlPr>
                    <w:rPr>
                      <w:rFonts w:ascii="Cambria Math" w:eastAsia="Times New Roman" w:hAnsi="Cambria Math" w:cstheme="minorHAnsi"/>
                      <w:i/>
                      <w:lang w:eastAsia="en-GB"/>
                    </w:rPr>
                  </m:ctrlPr>
                </m:dPr>
                <m:e>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µ</m:t>
                      </m:r>
                    </m:e>
                    <m:sub>
                      <m:r>
                        <w:rPr>
                          <w:rFonts w:ascii="Cambria Math" w:eastAsia="Times New Roman" w:hAnsi="Cambria Math" w:cstheme="minorHAnsi"/>
                          <w:lang w:eastAsia="en-GB"/>
                        </w:rPr>
                        <m:t>H</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r</m:t>
                      </m:r>
                    </m:e>
                    <m:sub>
                      <m:r>
                        <w:rPr>
                          <w:rFonts w:ascii="Cambria Math" w:eastAsia="Times New Roman" w:hAnsi="Cambria Math" w:cstheme="minorHAnsi"/>
                          <w:lang w:eastAsia="en-GB"/>
                        </w:rPr>
                        <m:t>H</m:t>
                      </m:r>
                    </m:sub>
                  </m:sSub>
                </m:e>
              </m:d>
              <m:r>
                <w:rPr>
                  <w:rFonts w:ascii="Cambria Math" w:eastAsia="Times New Roman" w:hAnsi="Cambria Math" w:cstheme="minorHAnsi"/>
                  <w:lang w:eastAsia="en-GB"/>
                </w:rPr>
                <m:t>β</m:t>
              </m:r>
            </m:e>
            <m:sub>
              <m:r>
                <w:rPr>
                  <w:rFonts w:ascii="Cambria Math" w:eastAsia="Times New Roman" w:hAnsi="Cambria Math" w:cstheme="minorHAnsi"/>
                  <w:lang w:eastAsia="en-GB"/>
                </w:rPr>
                <m:t>HA</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RH</m:t>
              </m:r>
            </m:sub>
          </m:sSub>
          <m:d>
            <m:dPr>
              <m:ctrlPr>
                <w:rPr>
                  <w:rFonts w:ascii="Cambria Math" w:eastAsia="Times New Roman" w:hAnsi="Cambria Math" w:cstheme="minorHAnsi"/>
                  <w:i/>
                  <w:lang w:eastAsia="en-GB"/>
                </w:rPr>
              </m:ctrlPr>
            </m:dPr>
            <m:e>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µ</m:t>
                  </m:r>
                </m:e>
                <m:sub>
                  <m:r>
                    <w:rPr>
                      <w:rFonts w:ascii="Cambria Math" w:eastAsia="Times New Roman" w:hAnsi="Cambria Math" w:cstheme="minorHAnsi"/>
                      <w:lang w:eastAsia="en-GB"/>
                    </w:rPr>
                    <m:t>H</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r</m:t>
                  </m:r>
                </m:e>
                <m:sub>
                  <m:r>
                    <w:rPr>
                      <w:rFonts w:ascii="Cambria Math" w:eastAsia="Times New Roman" w:hAnsi="Cambria Math" w:cstheme="minorHAnsi"/>
                      <w:lang w:eastAsia="en-GB"/>
                    </w:rPr>
                    <m:t>H</m:t>
                  </m:r>
                </m:sub>
              </m:sSub>
            </m:e>
          </m:d>
        </m:oMath>
      </m:oMathPara>
    </w:p>
    <w:p w14:paraId="7A93B8B3" w14:textId="77777777" w:rsidR="00655ACD" w:rsidRPr="00CC34F3" w:rsidRDefault="00655ACD" w:rsidP="00655ACD">
      <w:pPr>
        <w:spacing w:after="0" w:line="360" w:lineRule="auto"/>
        <w:jc w:val="both"/>
        <w:rPr>
          <w:rFonts w:eastAsia="Times New Roman" w:cstheme="minorHAnsi"/>
          <w:i/>
          <w:lang w:eastAsia="en-GB"/>
        </w:rPr>
      </w:pPr>
    </w:p>
    <w:p w14:paraId="10219BCC" w14:textId="77777777" w:rsidR="00655ACD" w:rsidRPr="00B86799" w:rsidRDefault="00655ACD" w:rsidP="00655ACD">
      <w:pPr>
        <w:spacing w:after="0" w:line="360" w:lineRule="auto"/>
        <w:jc w:val="right"/>
        <w:rPr>
          <w:rFonts w:eastAsia="Times New Roman" w:cstheme="minorHAnsi"/>
          <w:lang w:eastAsia="en-GB"/>
        </w:rPr>
      </w:pPr>
      <w:proofErr w:type="spellStart"/>
      <w:r>
        <w:rPr>
          <w:rFonts w:eastAsia="Times New Roman" w:cstheme="minorHAnsi"/>
          <w:lang w:eastAsia="en-GB"/>
        </w:rPr>
        <w:t>Eqn</w:t>
      </w:r>
      <w:proofErr w:type="spellEnd"/>
      <w:r>
        <w:rPr>
          <w:rFonts w:eastAsia="Times New Roman" w:cstheme="minorHAnsi"/>
          <w:lang w:eastAsia="en-GB"/>
        </w:rPr>
        <w:t xml:space="preserve"> S1.1</w:t>
      </w:r>
    </w:p>
    <w:p w14:paraId="2C6AA469" w14:textId="1232233E" w:rsidR="00655ACD" w:rsidRDefault="00655ACD" w:rsidP="000217FF">
      <w:pPr>
        <w:spacing w:after="0" w:line="360" w:lineRule="auto"/>
        <w:jc w:val="both"/>
        <w:rPr>
          <w:b/>
          <w:noProof/>
          <w:u w:val="single"/>
          <w:lang w:eastAsia="en-GB"/>
        </w:rPr>
      </w:pPr>
    </w:p>
    <w:p w14:paraId="287EC5DC" w14:textId="4795D451" w:rsidR="00655ACD" w:rsidRDefault="00655ACD" w:rsidP="000217FF">
      <w:pPr>
        <w:spacing w:after="0" w:line="360" w:lineRule="auto"/>
        <w:jc w:val="both"/>
        <w:rPr>
          <w:b/>
          <w:noProof/>
          <w:u w:val="single"/>
          <w:lang w:eastAsia="en-GB"/>
        </w:rPr>
      </w:pPr>
    </w:p>
    <w:p w14:paraId="59FEFE57" w14:textId="2670446C" w:rsidR="00655ACD" w:rsidRDefault="00655ACD" w:rsidP="000217FF">
      <w:pPr>
        <w:spacing w:after="0" w:line="360" w:lineRule="auto"/>
        <w:jc w:val="both"/>
        <w:rPr>
          <w:b/>
          <w:noProof/>
          <w:u w:val="single"/>
          <w:lang w:eastAsia="en-GB"/>
        </w:rPr>
      </w:pPr>
    </w:p>
    <w:p w14:paraId="3BFD9D87" w14:textId="0B912A06" w:rsidR="00655ACD" w:rsidRDefault="00655ACD" w:rsidP="000217FF">
      <w:pPr>
        <w:spacing w:after="0" w:line="360" w:lineRule="auto"/>
        <w:jc w:val="both"/>
        <w:rPr>
          <w:b/>
          <w:noProof/>
          <w:u w:val="single"/>
          <w:lang w:eastAsia="en-GB"/>
        </w:rPr>
      </w:pPr>
    </w:p>
    <w:p w14:paraId="5B05E3D2" w14:textId="0C01DF9C" w:rsidR="00655ACD" w:rsidRDefault="00655ACD" w:rsidP="000217FF">
      <w:pPr>
        <w:spacing w:after="0" w:line="360" w:lineRule="auto"/>
        <w:jc w:val="both"/>
        <w:rPr>
          <w:b/>
          <w:noProof/>
          <w:u w:val="single"/>
          <w:lang w:eastAsia="en-GB"/>
        </w:rPr>
      </w:pPr>
    </w:p>
    <w:p w14:paraId="3EEC21DD" w14:textId="03DBEBFD" w:rsidR="00655ACD" w:rsidRDefault="00655ACD" w:rsidP="000217FF">
      <w:pPr>
        <w:spacing w:after="0" w:line="360" w:lineRule="auto"/>
        <w:jc w:val="both"/>
        <w:rPr>
          <w:b/>
          <w:noProof/>
          <w:u w:val="single"/>
          <w:lang w:eastAsia="en-GB"/>
        </w:rPr>
      </w:pPr>
    </w:p>
    <w:p w14:paraId="26F8EE14" w14:textId="36D22C57" w:rsidR="00655ACD" w:rsidRDefault="00655ACD" w:rsidP="000217FF">
      <w:pPr>
        <w:spacing w:after="0" w:line="360" w:lineRule="auto"/>
        <w:jc w:val="both"/>
        <w:rPr>
          <w:b/>
          <w:noProof/>
          <w:u w:val="single"/>
          <w:lang w:eastAsia="en-GB"/>
        </w:rPr>
      </w:pPr>
    </w:p>
    <w:p w14:paraId="37FBCC7D" w14:textId="4B6E5785" w:rsidR="00655ACD" w:rsidRDefault="00655ACD" w:rsidP="000217FF">
      <w:pPr>
        <w:spacing w:after="0" w:line="360" w:lineRule="auto"/>
        <w:jc w:val="both"/>
        <w:rPr>
          <w:b/>
          <w:noProof/>
          <w:u w:val="single"/>
          <w:lang w:eastAsia="en-GB"/>
        </w:rPr>
      </w:pPr>
    </w:p>
    <w:p w14:paraId="63205CEF" w14:textId="6B9A31EF" w:rsidR="00841F07" w:rsidRDefault="00841F07" w:rsidP="000217FF">
      <w:pPr>
        <w:spacing w:after="0" w:line="360" w:lineRule="auto"/>
        <w:jc w:val="both"/>
        <w:rPr>
          <w:b/>
          <w:noProof/>
          <w:u w:val="single"/>
          <w:lang w:eastAsia="en-GB"/>
        </w:rPr>
      </w:pPr>
    </w:p>
    <w:p w14:paraId="157A9A5C" w14:textId="77777777" w:rsidR="00841F07" w:rsidRDefault="00841F07" w:rsidP="000217FF">
      <w:pPr>
        <w:spacing w:after="0" w:line="360" w:lineRule="auto"/>
        <w:jc w:val="both"/>
        <w:rPr>
          <w:b/>
          <w:noProof/>
          <w:u w:val="single"/>
          <w:lang w:eastAsia="en-GB"/>
        </w:rPr>
      </w:pPr>
    </w:p>
    <w:p w14:paraId="10445466" w14:textId="19D3677E" w:rsidR="00EC2303" w:rsidRDefault="00EC2303" w:rsidP="000217FF">
      <w:pPr>
        <w:spacing w:after="0" w:line="360" w:lineRule="auto"/>
        <w:jc w:val="both"/>
        <w:rPr>
          <w:b/>
          <w:noProof/>
          <w:u w:val="single"/>
          <w:lang w:eastAsia="en-GB"/>
        </w:rPr>
      </w:pPr>
      <w:commentRangeStart w:id="21"/>
      <w:r>
        <w:rPr>
          <w:b/>
          <w:noProof/>
          <w:u w:val="single"/>
          <w:lang w:eastAsia="en-GB"/>
        </w:rPr>
        <w:lastRenderedPageBreak/>
        <w:t xml:space="preserve">Heterogenous Import Model </w:t>
      </w:r>
      <w:commentRangeEnd w:id="21"/>
      <w:r w:rsidR="00DE7C89">
        <w:rPr>
          <w:rStyle w:val="CommentReference"/>
        </w:rPr>
        <w:commentReference w:id="21"/>
      </w:r>
    </w:p>
    <w:p w14:paraId="5E360950" w14:textId="5A103946" w:rsidR="00EC2303" w:rsidRDefault="00EC2303" w:rsidP="000217FF">
      <w:pPr>
        <w:spacing w:after="0" w:line="360" w:lineRule="auto"/>
        <w:jc w:val="both"/>
        <w:rPr>
          <w:b/>
          <w:noProof/>
          <w:u w:val="single"/>
          <w:lang w:eastAsia="en-GB"/>
        </w:rPr>
      </w:pPr>
    </w:p>
    <w:p w14:paraId="3F6E4D00" w14:textId="77777777" w:rsidR="000E610D" w:rsidRPr="000E610D" w:rsidRDefault="002062D0" w:rsidP="000E610D">
      <w:pPr>
        <w:spacing w:after="0" w:line="360" w:lineRule="auto"/>
        <w:jc w:val="both"/>
        <w:rPr>
          <w:rFonts w:eastAsia="Times New Roman" w:cstheme="minorHAnsi"/>
          <w:i/>
          <w:lang w:eastAsia="en-GB"/>
        </w:rPr>
      </w:pPr>
      <m:oMathPara>
        <m:oMath>
          <m:f>
            <m:fPr>
              <m:ctrlPr>
                <w:rPr>
                  <w:rFonts w:ascii="Cambria Math" w:eastAsia="Times New Roman" w:hAnsi="Cambria Math" w:cstheme="minorHAnsi"/>
                  <w:i/>
                  <w:lang w:eastAsia="en-GB"/>
                </w:rPr>
              </m:ctrlPr>
            </m:fPr>
            <m:num>
              <m:r>
                <w:rPr>
                  <w:rFonts w:ascii="Cambria Math" w:eastAsia="Times New Roman" w:hAnsi="Cambria Math" w:cstheme="minorHAnsi"/>
                  <w:lang w:eastAsia="en-GB"/>
                </w:rPr>
                <m:t>d</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num>
            <m:den>
              <m:r>
                <w:rPr>
                  <w:rFonts w:ascii="Cambria Math" w:eastAsia="Times New Roman" w:hAnsi="Cambria Math" w:cstheme="minorHAnsi"/>
                  <w:lang w:eastAsia="en-GB"/>
                </w:rPr>
                <m:t>dt</m:t>
              </m:r>
            </m:den>
          </m:f>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r</m:t>
              </m:r>
            </m:e>
            <m:sub>
              <m:r>
                <w:rPr>
                  <w:rFonts w:ascii="Cambria Math" w:eastAsia="Times New Roman" w:hAnsi="Cambria Math" w:cstheme="minorHAnsi"/>
                  <w:lang w:eastAsia="en-GB"/>
                </w:rPr>
                <m:t>A</m:t>
              </m:r>
            </m:sub>
          </m:sSub>
          <m:d>
            <m:dPr>
              <m:ctrlPr>
                <w:rPr>
                  <w:rFonts w:ascii="Cambria Math" w:eastAsia="Times New Roman" w:hAnsi="Cambria Math" w:cstheme="minorHAnsi"/>
                  <w:i/>
                  <w:lang w:eastAsia="en-GB"/>
                </w:rPr>
              </m:ctrlPr>
            </m:dPr>
            <m:e>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SA</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RA</m:t>
                  </m:r>
                </m:sub>
              </m:sSub>
            </m:e>
          </m:d>
          <m:r>
            <w:rPr>
              <w:rFonts w:ascii="Cambria Math" w:eastAsia="Times New Roman" w:hAnsi="Cambria Math" w:cstheme="minorHAnsi"/>
              <w:lang w:eastAsia="en-GB"/>
            </w:rPr>
            <m:t>+τκ</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SA</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β</m:t>
              </m:r>
            </m:e>
            <m:sub>
              <m:r>
                <w:rPr>
                  <w:rFonts w:ascii="Cambria Math" w:eastAsia="Times New Roman" w:hAnsi="Cambria Math" w:cstheme="minorHAnsi"/>
                  <w:lang w:eastAsia="en-GB"/>
                </w:rPr>
                <m:t>AA</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d>
            <m:dPr>
              <m:begChr m:val="["/>
              <m:endChr m:val="]"/>
              <m:ctrlPr>
                <w:rPr>
                  <w:rFonts w:ascii="Cambria Math" w:eastAsia="Times New Roman" w:hAnsi="Cambria Math" w:cstheme="minorHAnsi"/>
                  <w:i/>
                  <w:lang w:eastAsia="en-GB"/>
                </w:rPr>
              </m:ctrlPr>
            </m:dPr>
            <m:e>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SA</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RA</m:t>
                  </m:r>
                </m:sub>
              </m:sSub>
              <m:d>
                <m:dPr>
                  <m:ctrlPr>
                    <w:rPr>
                      <w:rFonts w:ascii="Cambria Math" w:eastAsia="Times New Roman" w:hAnsi="Cambria Math" w:cstheme="minorHAnsi"/>
                      <w:i/>
                      <w:lang w:eastAsia="en-GB"/>
                    </w:rPr>
                  </m:ctrlPr>
                </m:dPr>
                <m:e>
                  <m:r>
                    <w:rPr>
                      <w:rFonts w:ascii="Cambria Math" w:eastAsia="Times New Roman" w:hAnsi="Cambria Math" w:cstheme="minorHAnsi"/>
                      <w:lang w:eastAsia="en-GB"/>
                    </w:rPr>
                    <m:t>1-α</m:t>
                  </m:r>
                </m:e>
              </m:d>
            </m:e>
          </m:d>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β</m:t>
              </m:r>
            </m:e>
            <m:sub>
              <m:r>
                <w:rPr>
                  <w:rFonts w:ascii="Cambria Math" w:eastAsia="Times New Roman" w:hAnsi="Cambria Math" w:cstheme="minorHAnsi"/>
                  <w:lang w:eastAsia="en-GB"/>
                </w:rPr>
                <m:t>AH</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d>
            <m:dPr>
              <m:begChr m:val="["/>
              <m:endChr m:val="]"/>
              <m:ctrlPr>
                <w:rPr>
                  <w:rFonts w:ascii="Cambria Math" w:eastAsia="Times New Roman" w:hAnsi="Cambria Math" w:cstheme="minorHAnsi"/>
                  <w:i/>
                  <w:lang w:eastAsia="en-GB"/>
                </w:rPr>
              </m:ctrlPr>
            </m:dPr>
            <m:e>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SH</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RH</m:t>
                  </m:r>
                </m:sub>
              </m:sSub>
              <m:d>
                <m:dPr>
                  <m:ctrlPr>
                    <w:rPr>
                      <w:rFonts w:ascii="Cambria Math" w:eastAsia="Times New Roman" w:hAnsi="Cambria Math" w:cstheme="minorHAnsi"/>
                      <w:i/>
                      <w:lang w:eastAsia="en-GB"/>
                    </w:rPr>
                  </m:ctrlPr>
                </m:dPr>
                <m:e>
                  <m:r>
                    <w:rPr>
                      <w:rFonts w:ascii="Cambria Math" w:eastAsia="Times New Roman" w:hAnsi="Cambria Math" w:cstheme="minorHAnsi"/>
                      <w:lang w:eastAsia="en-GB"/>
                    </w:rPr>
                    <m:t>1-α</m:t>
                  </m:r>
                </m:e>
              </m:d>
            </m:e>
          </m:d>
          <m:r>
            <w:rPr>
              <w:rFonts w:ascii="Cambria Math" w:eastAsia="Times New Roman" w:hAnsi="Cambria Math" w:cstheme="minorHAnsi"/>
              <w:lang w:eastAsia="en-GB"/>
            </w:rPr>
            <m:t>-</m:t>
          </m:r>
          <m:f>
            <m:fPr>
              <m:ctrlPr>
                <w:rPr>
                  <w:rFonts w:ascii="Cambria Math" w:eastAsia="Times New Roman" w:hAnsi="Cambria Math" w:cstheme="minorHAnsi"/>
                  <w:i/>
                  <w:lang w:eastAsia="en-GB"/>
                </w:rPr>
              </m:ctrlPr>
            </m:fPr>
            <m:num>
              <m:r>
                <w:rPr>
                  <w:rFonts w:ascii="Cambria Math" w:eastAsia="Times New Roman" w:hAnsi="Cambria Math" w:cstheme="minorHAnsi"/>
                  <w:lang w:eastAsia="en-GB"/>
                </w:rPr>
                <m:t>1</m:t>
              </m:r>
            </m:num>
            <m:den>
              <m:r>
                <w:rPr>
                  <w:rFonts w:ascii="Cambria Math" w:eastAsia="Times New Roman" w:hAnsi="Cambria Math" w:cstheme="minorHAnsi"/>
                  <w:lang w:eastAsia="en-GB"/>
                </w:rPr>
                <m:t>2</m:t>
              </m:r>
            </m:den>
          </m:f>
          <m:r>
            <w:rPr>
              <w:rFonts w:ascii="Cambria Math" w:eastAsia="Times New Roman" w:hAnsi="Cambria Math" w:cstheme="minorHAnsi"/>
              <w:lang w:eastAsia="en-GB"/>
            </w:rPr>
            <m:t>ζ</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r>
            <w:rPr>
              <w:rFonts w:ascii="Cambria Math" w:eastAsia="Times New Roman" w:hAnsi="Cambria Math" w:cstheme="minorHAnsi"/>
              <w:lang w:eastAsia="en-GB"/>
            </w:rPr>
            <m:t>-</m:t>
          </m:r>
          <m:f>
            <m:fPr>
              <m:ctrlPr>
                <w:rPr>
                  <w:rFonts w:ascii="Cambria Math" w:eastAsia="Times New Roman" w:hAnsi="Cambria Math" w:cstheme="minorHAnsi"/>
                  <w:i/>
                  <w:lang w:eastAsia="en-GB"/>
                </w:rPr>
              </m:ctrlPr>
            </m:fPr>
            <m:num>
              <m:r>
                <w:rPr>
                  <w:rFonts w:ascii="Cambria Math" w:eastAsia="Times New Roman" w:hAnsi="Cambria Math" w:cstheme="minorHAnsi"/>
                  <w:lang w:eastAsia="en-GB"/>
                </w:rPr>
                <m:t>1</m:t>
              </m:r>
            </m:num>
            <m:den>
              <m:r>
                <w:rPr>
                  <w:rFonts w:ascii="Cambria Math" w:eastAsia="Times New Roman" w:hAnsi="Cambria Math" w:cstheme="minorHAnsi"/>
                  <w:lang w:eastAsia="en-GB"/>
                </w:rPr>
                <m:t>2</m:t>
              </m:r>
            </m:den>
          </m:f>
          <m:r>
            <w:rPr>
              <w:rFonts w:ascii="Cambria Math" w:eastAsia="Times New Roman" w:hAnsi="Cambria Math" w:cstheme="minorHAnsi"/>
              <w:lang w:eastAsia="en-GB"/>
            </w:rPr>
            <m:t>ζ</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d>
            <m:dPr>
              <m:ctrlPr>
                <w:rPr>
                  <w:rFonts w:ascii="Cambria Math" w:eastAsia="Times New Roman" w:hAnsi="Cambria Math" w:cstheme="minorHAnsi"/>
                  <w:i/>
                  <w:lang w:eastAsia="en-GB"/>
                </w:rPr>
              </m:ctrlPr>
            </m:dPr>
            <m:e>
              <m:r>
                <w:rPr>
                  <w:rFonts w:ascii="Cambria Math" w:eastAsia="Times New Roman" w:hAnsi="Cambria Math" w:cstheme="minorHAnsi"/>
                  <w:lang w:eastAsia="en-GB"/>
                </w:rPr>
                <m:t>1-α</m:t>
              </m:r>
            </m:e>
          </m:d>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µ</m:t>
              </m:r>
            </m:e>
            <m:sub>
              <m:r>
                <w:rPr>
                  <w:rFonts w:ascii="Cambria Math" w:eastAsia="Times New Roman" w:hAnsi="Cambria Math" w:cstheme="minorHAnsi"/>
                  <w:lang w:eastAsia="en-GB"/>
                </w:rPr>
                <m:t>A</m:t>
              </m:r>
            </m:sub>
          </m:sSub>
          <m:d>
            <m:dPr>
              <m:ctrlPr>
                <w:rPr>
                  <w:rFonts w:ascii="Cambria Math" w:eastAsia="Times New Roman" w:hAnsi="Cambria Math" w:cstheme="minorHAnsi"/>
                  <w:i/>
                  <w:lang w:eastAsia="en-GB"/>
                </w:rPr>
              </m:ctrlPr>
            </m:dPr>
            <m:e>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r>
                <w:rPr>
                  <w:rFonts w:ascii="Cambria Math" w:eastAsia="Times New Roman" w:hAnsi="Cambria Math" w:cstheme="minorHAnsi"/>
                  <w:lang w:eastAsia="en-GB"/>
                </w:rPr>
                <m:t>-1</m:t>
              </m:r>
            </m:e>
          </m:d>
        </m:oMath>
      </m:oMathPara>
    </w:p>
    <w:p w14:paraId="058CDB29" w14:textId="77777777" w:rsidR="000E610D" w:rsidRPr="000E610D" w:rsidRDefault="000E610D" w:rsidP="000E610D">
      <w:pPr>
        <w:spacing w:after="0" w:line="360" w:lineRule="auto"/>
        <w:jc w:val="both"/>
        <w:rPr>
          <w:rFonts w:eastAsia="Times New Roman" w:cstheme="minorHAnsi"/>
          <w:u w:val="single"/>
          <w:lang w:eastAsia="en-GB"/>
        </w:rPr>
      </w:pPr>
    </w:p>
    <w:p w14:paraId="07C0656D" w14:textId="77777777" w:rsidR="000E610D" w:rsidRPr="000E610D" w:rsidRDefault="002062D0" w:rsidP="000E610D">
      <w:pPr>
        <w:spacing w:after="0" w:line="360" w:lineRule="auto"/>
        <w:jc w:val="both"/>
        <w:rPr>
          <w:rFonts w:eastAsia="Times New Roman" w:cstheme="minorHAnsi"/>
          <w:i/>
          <w:lang w:eastAsia="en-GB"/>
        </w:rPr>
      </w:pPr>
      <m:oMathPara>
        <m:oMath>
          <m:f>
            <m:fPr>
              <m:ctrlPr>
                <w:rPr>
                  <w:rFonts w:ascii="Cambria Math" w:eastAsia="Times New Roman" w:hAnsi="Cambria Math" w:cstheme="minorHAnsi"/>
                  <w:i/>
                  <w:lang w:eastAsia="en-GB"/>
                </w:rPr>
              </m:ctrlPr>
            </m:fPr>
            <m:num>
              <m:r>
                <w:rPr>
                  <w:rFonts w:ascii="Cambria Math" w:eastAsia="Times New Roman" w:hAnsi="Cambria Math" w:cstheme="minorHAnsi"/>
                  <w:lang w:eastAsia="en-GB"/>
                </w:rPr>
                <m:t>d</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SA</m:t>
                  </m:r>
                </m:sub>
              </m:sSub>
            </m:num>
            <m:den>
              <m:r>
                <w:rPr>
                  <w:rFonts w:ascii="Cambria Math" w:eastAsia="Times New Roman" w:hAnsi="Cambria Math" w:cstheme="minorHAnsi"/>
                  <w:lang w:eastAsia="en-GB"/>
                </w:rPr>
                <m:t>dt</m:t>
              </m:r>
            </m:den>
          </m:f>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β</m:t>
              </m:r>
            </m:e>
            <m:sub>
              <m:r>
                <w:rPr>
                  <w:rFonts w:ascii="Cambria Math" w:eastAsia="Times New Roman" w:hAnsi="Cambria Math" w:cstheme="minorHAnsi"/>
                  <w:lang w:eastAsia="en-GB"/>
                </w:rPr>
                <m:t>AA</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SA</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β</m:t>
              </m:r>
            </m:e>
            <m:sub>
              <m:r>
                <w:rPr>
                  <w:rFonts w:ascii="Cambria Math" w:eastAsia="Times New Roman" w:hAnsi="Cambria Math" w:cstheme="minorHAnsi"/>
                  <w:lang w:eastAsia="en-GB"/>
                </w:rPr>
                <m:t>AH</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SH</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r>
            <w:rPr>
              <w:rFonts w:ascii="Cambria Math" w:eastAsia="Times New Roman" w:hAnsi="Cambria Math" w:cstheme="minorHAnsi"/>
              <w:lang w:eastAsia="en-GB"/>
            </w:rPr>
            <m:t>+φ</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RA</m:t>
              </m:r>
            </m:sub>
          </m:sSub>
          <m:r>
            <w:rPr>
              <w:rFonts w:ascii="Cambria Math" w:eastAsia="Times New Roman" w:hAnsi="Cambria Math" w:cstheme="minorHAnsi"/>
              <w:lang w:eastAsia="en-GB"/>
            </w:rPr>
            <m:t>+</m:t>
          </m:r>
          <m:f>
            <m:fPr>
              <m:ctrlPr>
                <w:rPr>
                  <w:rFonts w:ascii="Cambria Math" w:eastAsia="Times New Roman" w:hAnsi="Cambria Math" w:cstheme="minorHAnsi"/>
                  <w:i/>
                  <w:lang w:eastAsia="en-GB"/>
                </w:rPr>
              </m:ctrlPr>
            </m:fPr>
            <m:num>
              <m:r>
                <w:rPr>
                  <w:rFonts w:ascii="Cambria Math" w:eastAsia="Times New Roman" w:hAnsi="Cambria Math" w:cstheme="minorHAnsi"/>
                  <w:lang w:eastAsia="en-GB"/>
                </w:rPr>
                <m:t>1</m:t>
              </m:r>
            </m:num>
            <m:den>
              <m:r>
                <w:rPr>
                  <w:rFonts w:ascii="Cambria Math" w:eastAsia="Times New Roman" w:hAnsi="Cambria Math" w:cstheme="minorHAnsi"/>
                  <w:lang w:eastAsia="en-GB"/>
                </w:rPr>
                <m:t>2</m:t>
              </m:r>
            </m:den>
          </m:f>
          <m:r>
            <w:rPr>
              <w:rFonts w:ascii="Cambria Math" w:eastAsia="Times New Roman" w:hAnsi="Cambria Math" w:cstheme="minorHAnsi"/>
              <w:lang w:eastAsia="en-GB"/>
            </w:rPr>
            <m:t>ζ</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SA</m:t>
              </m:r>
            </m:sub>
          </m:sSub>
          <m:d>
            <m:dPr>
              <m:ctrlPr>
                <w:rPr>
                  <w:rFonts w:ascii="Cambria Math" w:eastAsia="Times New Roman" w:hAnsi="Cambria Math" w:cstheme="minorHAnsi"/>
                  <w:i/>
                  <w:lang w:eastAsia="en-GB"/>
                </w:rPr>
              </m:ctrlPr>
            </m:dPr>
            <m:e>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µ</m:t>
                  </m:r>
                </m:e>
                <m:sub>
                  <m:r>
                    <w:rPr>
                      <w:rFonts w:ascii="Cambria Math" w:eastAsia="Times New Roman" w:hAnsi="Cambria Math" w:cstheme="minorHAnsi"/>
                      <w:lang w:eastAsia="en-GB"/>
                    </w:rPr>
                    <m:t>A</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r</m:t>
                  </m:r>
                </m:e>
                <m:sub>
                  <m:r>
                    <w:rPr>
                      <w:rFonts w:ascii="Cambria Math" w:eastAsia="Times New Roman" w:hAnsi="Cambria Math" w:cstheme="minorHAnsi"/>
                      <w:lang w:eastAsia="en-GB"/>
                    </w:rPr>
                    <m:t>A</m:t>
                  </m:r>
                </m:sub>
              </m:sSub>
              <m:r>
                <w:rPr>
                  <w:rFonts w:ascii="Cambria Math" w:eastAsia="Times New Roman" w:hAnsi="Cambria Math" w:cstheme="minorHAnsi"/>
                  <w:lang w:eastAsia="en-GB"/>
                </w:rPr>
                <m:t>+τ+τκ</m:t>
              </m:r>
            </m:e>
          </m:d>
        </m:oMath>
      </m:oMathPara>
    </w:p>
    <w:p w14:paraId="7AFFBC8B" w14:textId="77777777" w:rsidR="000E610D" w:rsidRPr="000E610D" w:rsidRDefault="000E610D" w:rsidP="000E610D">
      <w:pPr>
        <w:spacing w:after="0" w:line="360" w:lineRule="auto"/>
        <w:jc w:val="both"/>
        <w:rPr>
          <w:rFonts w:eastAsia="Times New Roman" w:cstheme="minorHAnsi"/>
          <w:u w:val="single"/>
          <w:lang w:eastAsia="en-GB"/>
        </w:rPr>
      </w:pPr>
    </w:p>
    <w:p w14:paraId="3FF1184F" w14:textId="77777777" w:rsidR="000E610D" w:rsidRPr="000E610D" w:rsidRDefault="002062D0" w:rsidP="000E610D">
      <w:pPr>
        <w:spacing w:after="0" w:line="360" w:lineRule="auto"/>
        <w:jc w:val="both"/>
        <w:rPr>
          <w:rFonts w:eastAsia="Times New Roman" w:cstheme="minorHAnsi"/>
          <w:lang w:eastAsia="en-GB"/>
        </w:rPr>
      </w:pPr>
      <m:oMathPara>
        <m:oMath>
          <m:f>
            <m:fPr>
              <m:ctrlPr>
                <w:rPr>
                  <w:rFonts w:ascii="Cambria Math" w:eastAsia="Times New Roman" w:hAnsi="Cambria Math" w:cstheme="minorHAnsi"/>
                  <w:i/>
                  <w:lang w:eastAsia="en-GB"/>
                </w:rPr>
              </m:ctrlPr>
            </m:fPr>
            <m:num>
              <m:r>
                <w:rPr>
                  <w:rFonts w:ascii="Cambria Math" w:eastAsia="Times New Roman" w:hAnsi="Cambria Math" w:cstheme="minorHAnsi"/>
                  <w:lang w:eastAsia="en-GB"/>
                </w:rPr>
                <m:t>d</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RA</m:t>
                  </m:r>
                </m:sub>
              </m:sSub>
            </m:num>
            <m:den>
              <m:r>
                <w:rPr>
                  <w:rFonts w:ascii="Cambria Math" w:eastAsia="Times New Roman" w:hAnsi="Cambria Math" w:cstheme="minorHAnsi"/>
                  <w:lang w:eastAsia="en-GB"/>
                </w:rPr>
                <m:t>dt</m:t>
              </m:r>
            </m:den>
          </m:f>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β</m:t>
              </m:r>
            </m:e>
            <m:sub>
              <m:r>
                <w:rPr>
                  <w:rFonts w:ascii="Cambria Math" w:eastAsia="Times New Roman" w:hAnsi="Cambria Math" w:cstheme="minorHAnsi"/>
                  <w:lang w:eastAsia="en-GB"/>
                </w:rPr>
                <m:t>AA</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RA</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d>
            <m:dPr>
              <m:ctrlPr>
                <w:rPr>
                  <w:rFonts w:ascii="Cambria Math" w:eastAsia="Times New Roman" w:hAnsi="Cambria Math" w:cstheme="minorHAnsi"/>
                  <w:i/>
                  <w:lang w:eastAsia="en-GB"/>
                </w:rPr>
              </m:ctrlPr>
            </m:dPr>
            <m:e>
              <m:r>
                <w:rPr>
                  <w:rFonts w:ascii="Cambria Math" w:eastAsia="Times New Roman" w:hAnsi="Cambria Math" w:cstheme="minorHAnsi"/>
                  <w:lang w:eastAsia="en-GB"/>
                </w:rPr>
                <m:t>1-α</m:t>
              </m:r>
            </m:e>
          </m:d>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β</m:t>
              </m:r>
            </m:e>
            <m:sub>
              <m:r>
                <w:rPr>
                  <w:rFonts w:ascii="Cambria Math" w:eastAsia="Times New Roman" w:hAnsi="Cambria Math" w:cstheme="minorHAnsi"/>
                  <w:lang w:eastAsia="en-GB"/>
                </w:rPr>
                <m:t>AH</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RH</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d>
            <m:dPr>
              <m:ctrlPr>
                <w:rPr>
                  <w:rFonts w:ascii="Cambria Math" w:eastAsia="Times New Roman" w:hAnsi="Cambria Math" w:cstheme="minorHAnsi"/>
                  <w:i/>
                  <w:lang w:eastAsia="en-GB"/>
                </w:rPr>
              </m:ctrlPr>
            </m:dPr>
            <m:e>
              <m:r>
                <w:rPr>
                  <w:rFonts w:ascii="Cambria Math" w:eastAsia="Times New Roman" w:hAnsi="Cambria Math" w:cstheme="minorHAnsi"/>
                  <w:lang w:eastAsia="en-GB"/>
                </w:rPr>
                <m:t>1-α</m:t>
              </m:r>
            </m:e>
          </m:d>
          <m:r>
            <w:rPr>
              <w:rFonts w:ascii="Cambria Math" w:eastAsia="Times New Roman" w:hAnsi="Cambria Math" w:cstheme="minorHAnsi"/>
              <w:lang w:eastAsia="en-GB"/>
            </w:rPr>
            <m:t>+τ</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SA</m:t>
              </m:r>
            </m:sub>
          </m:sSub>
          <m:r>
            <w:rPr>
              <w:rFonts w:ascii="Cambria Math" w:eastAsia="Times New Roman" w:hAnsi="Cambria Math" w:cstheme="minorHAnsi"/>
              <w:lang w:eastAsia="en-GB"/>
            </w:rPr>
            <m:t>+</m:t>
          </m:r>
          <m:f>
            <m:fPr>
              <m:ctrlPr>
                <w:rPr>
                  <w:rFonts w:ascii="Cambria Math" w:eastAsia="Times New Roman" w:hAnsi="Cambria Math" w:cstheme="minorHAnsi"/>
                  <w:i/>
                  <w:lang w:eastAsia="en-GB"/>
                </w:rPr>
              </m:ctrlPr>
            </m:fPr>
            <m:num>
              <m:r>
                <w:rPr>
                  <w:rFonts w:ascii="Cambria Math" w:eastAsia="Times New Roman" w:hAnsi="Cambria Math" w:cstheme="minorHAnsi"/>
                  <w:lang w:eastAsia="en-GB"/>
                </w:rPr>
                <m:t>1</m:t>
              </m:r>
            </m:num>
            <m:den>
              <m:r>
                <w:rPr>
                  <w:rFonts w:ascii="Cambria Math" w:eastAsia="Times New Roman" w:hAnsi="Cambria Math" w:cstheme="minorHAnsi"/>
                  <w:lang w:eastAsia="en-GB"/>
                </w:rPr>
                <m:t>2</m:t>
              </m:r>
            </m:den>
          </m:f>
          <m:r>
            <w:rPr>
              <w:rFonts w:ascii="Cambria Math" w:eastAsia="Times New Roman" w:hAnsi="Cambria Math" w:cstheme="minorHAnsi"/>
              <w:lang w:eastAsia="en-GB"/>
            </w:rPr>
            <m:t>ζ</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d>
            <m:dPr>
              <m:ctrlPr>
                <w:rPr>
                  <w:rFonts w:ascii="Cambria Math" w:eastAsia="Times New Roman" w:hAnsi="Cambria Math" w:cstheme="minorHAnsi"/>
                  <w:i/>
                  <w:lang w:eastAsia="en-GB"/>
                </w:rPr>
              </m:ctrlPr>
            </m:dPr>
            <m:e>
              <m:r>
                <w:rPr>
                  <w:rFonts w:ascii="Cambria Math" w:eastAsia="Times New Roman" w:hAnsi="Cambria Math" w:cstheme="minorHAnsi"/>
                  <w:lang w:eastAsia="en-GB"/>
                </w:rPr>
                <m:t>1-α</m:t>
              </m:r>
            </m:e>
          </m:d>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RA</m:t>
              </m:r>
            </m:sub>
          </m:sSub>
          <m:d>
            <m:dPr>
              <m:ctrlPr>
                <w:rPr>
                  <w:rFonts w:ascii="Cambria Math" w:eastAsia="Times New Roman" w:hAnsi="Cambria Math" w:cstheme="minorHAnsi"/>
                  <w:i/>
                  <w:lang w:eastAsia="en-GB"/>
                </w:rPr>
              </m:ctrlPr>
            </m:dPr>
            <m:e>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µ</m:t>
                  </m:r>
                </m:e>
                <m:sub>
                  <m:r>
                    <w:rPr>
                      <w:rFonts w:ascii="Cambria Math" w:eastAsia="Times New Roman" w:hAnsi="Cambria Math" w:cstheme="minorHAnsi"/>
                      <w:lang w:eastAsia="en-GB"/>
                    </w:rPr>
                    <m:t>A</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r</m:t>
                  </m:r>
                </m:e>
                <m:sub>
                  <m:r>
                    <w:rPr>
                      <w:rFonts w:ascii="Cambria Math" w:eastAsia="Times New Roman" w:hAnsi="Cambria Math" w:cstheme="minorHAnsi"/>
                      <w:lang w:eastAsia="en-GB"/>
                    </w:rPr>
                    <m:t>A</m:t>
                  </m:r>
                </m:sub>
              </m:sSub>
              <m:r>
                <w:rPr>
                  <w:rFonts w:ascii="Cambria Math" w:eastAsia="Times New Roman" w:hAnsi="Cambria Math" w:cstheme="minorHAnsi"/>
                  <w:lang w:eastAsia="en-GB"/>
                </w:rPr>
                <m:t>+φ</m:t>
              </m:r>
            </m:e>
          </m:d>
        </m:oMath>
      </m:oMathPara>
    </w:p>
    <w:p w14:paraId="3B720BE5" w14:textId="77777777" w:rsidR="00EC2303" w:rsidRDefault="00EC2303" w:rsidP="000217FF">
      <w:pPr>
        <w:spacing w:after="0" w:line="360" w:lineRule="auto"/>
        <w:jc w:val="both"/>
        <w:rPr>
          <w:b/>
          <w:noProof/>
          <w:u w:val="single"/>
          <w:lang w:eastAsia="en-GB"/>
        </w:rPr>
      </w:pPr>
    </w:p>
    <w:p w14:paraId="350CEC89" w14:textId="0237A302" w:rsidR="000E610D" w:rsidRPr="000E610D" w:rsidRDefault="002062D0" w:rsidP="000E610D">
      <w:pPr>
        <w:spacing w:after="0" w:line="360" w:lineRule="auto"/>
        <w:jc w:val="both"/>
        <w:rPr>
          <w:rFonts w:eastAsia="Times New Roman" w:cstheme="minorHAnsi"/>
          <w:i/>
          <w:lang w:eastAsia="en-GB"/>
        </w:rPr>
      </w:pPr>
      <m:oMathPara>
        <m:oMath>
          <m:f>
            <m:fPr>
              <m:ctrlPr>
                <w:rPr>
                  <w:rFonts w:ascii="Cambria Math" w:eastAsia="Times New Roman" w:hAnsi="Cambria Math" w:cstheme="minorHAnsi"/>
                  <w:i/>
                  <w:lang w:eastAsia="en-GB"/>
                </w:rPr>
              </m:ctrlPr>
            </m:fPr>
            <m:num>
              <m:r>
                <w:rPr>
                  <w:rFonts w:ascii="Cambria Math" w:eastAsia="Times New Roman" w:hAnsi="Cambria Math" w:cstheme="minorHAnsi"/>
                  <w:lang w:eastAsia="en-GB"/>
                </w:rPr>
                <m:t>d</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H</m:t>
                  </m:r>
                </m:sub>
              </m:sSub>
            </m:num>
            <m:den>
              <m:r>
                <w:rPr>
                  <w:rFonts w:ascii="Cambria Math" w:eastAsia="Times New Roman" w:hAnsi="Cambria Math" w:cstheme="minorHAnsi"/>
                  <w:lang w:eastAsia="en-GB"/>
                </w:rPr>
                <m:t>dt</m:t>
              </m:r>
            </m:den>
          </m:f>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r</m:t>
              </m:r>
            </m:e>
            <m:sub>
              <m:r>
                <w:rPr>
                  <w:rFonts w:ascii="Cambria Math" w:eastAsia="Times New Roman" w:hAnsi="Cambria Math" w:cstheme="minorHAnsi"/>
                  <w:lang w:eastAsia="en-GB"/>
                </w:rPr>
                <m:t>H</m:t>
              </m:r>
            </m:sub>
          </m:sSub>
          <m:d>
            <m:dPr>
              <m:ctrlPr>
                <w:rPr>
                  <w:rFonts w:ascii="Cambria Math" w:eastAsia="Times New Roman" w:hAnsi="Cambria Math" w:cstheme="minorHAnsi"/>
                  <w:i/>
                  <w:lang w:eastAsia="en-GB"/>
                </w:rPr>
              </m:ctrlPr>
            </m:dPr>
            <m:e>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SH</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RH</m:t>
                  </m:r>
                </m:sub>
              </m:sSub>
            </m:e>
          </m:d>
          <m:r>
            <w:rPr>
              <w:rFonts w:ascii="Cambria Math" w:eastAsia="Times New Roman" w:hAnsi="Cambria Math" w:cstheme="minorHAnsi"/>
              <w:lang w:eastAsia="en-GB"/>
            </w:rPr>
            <m:t>-ψ</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β</m:t>
              </m:r>
            </m:e>
            <m:sub>
              <m:r>
                <w:rPr>
                  <w:rFonts w:ascii="Cambria Math" w:eastAsia="Times New Roman" w:hAnsi="Cambria Math" w:cstheme="minorHAnsi"/>
                  <w:lang w:eastAsia="en-GB"/>
                </w:rPr>
                <m:t>HA</m:t>
              </m:r>
            </m:sub>
          </m:sSub>
          <m:r>
            <w:rPr>
              <w:rFonts w:ascii="Cambria Math" w:eastAsia="Times New Roman" w:hAnsi="Cambria Math" w:cstheme="minorHAnsi"/>
              <w:lang w:eastAsia="en-GB"/>
            </w:rPr>
            <m:t>η</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H</m:t>
              </m:r>
            </m:sub>
          </m:sSub>
          <m:d>
            <m:dPr>
              <m:begChr m:val="["/>
              <m:endChr m:val="]"/>
              <m:ctrlPr>
                <w:rPr>
                  <w:rFonts w:ascii="Cambria Math" w:eastAsia="Times New Roman" w:hAnsi="Cambria Math" w:cstheme="minorHAnsi"/>
                  <w:i/>
                  <w:lang w:eastAsia="en-GB"/>
                </w:rPr>
              </m:ctrlPr>
            </m:dPr>
            <m:e>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SA</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RA</m:t>
                  </m:r>
                </m:sub>
              </m:sSub>
              <m:d>
                <m:dPr>
                  <m:ctrlPr>
                    <w:rPr>
                      <w:rFonts w:ascii="Cambria Math" w:eastAsia="Times New Roman" w:hAnsi="Cambria Math" w:cstheme="minorHAnsi"/>
                      <w:i/>
                      <w:lang w:eastAsia="en-GB"/>
                    </w:rPr>
                  </m:ctrlPr>
                </m:dPr>
                <m:e>
                  <m:r>
                    <w:rPr>
                      <w:rFonts w:ascii="Cambria Math" w:eastAsia="Times New Roman" w:hAnsi="Cambria Math" w:cstheme="minorHAnsi"/>
                      <w:lang w:eastAsia="en-GB"/>
                    </w:rPr>
                    <m:t>1-α</m:t>
                  </m:r>
                </m:e>
              </m:d>
            </m:e>
          </m:d>
          <m:r>
            <w:rPr>
              <w:rFonts w:ascii="Cambria Math" w:eastAsia="Times New Roman" w:hAnsi="Cambria Math" w:cstheme="minorHAnsi"/>
              <w:lang w:eastAsia="en-GB"/>
            </w:rPr>
            <m:t>-</m:t>
          </m:r>
          <w:commentRangeStart w:id="22"/>
          <m:nary>
            <m:naryPr>
              <m:chr m:val="∑"/>
              <m:limLoc m:val="undOvr"/>
              <m:ctrlPr>
                <w:rPr>
                  <w:rFonts w:ascii="Cambria Math" w:eastAsia="Times New Roman" w:hAnsi="Cambria Math" w:cstheme="minorHAnsi"/>
                  <w:i/>
                  <w:lang w:eastAsia="en-GB"/>
                </w:rPr>
              </m:ctrlPr>
            </m:naryPr>
            <m:sub>
              <m:r>
                <w:rPr>
                  <w:rFonts w:ascii="Cambria Math" w:eastAsia="Times New Roman" w:hAnsi="Cambria Math" w:cstheme="minorHAnsi"/>
                  <w:lang w:eastAsia="en-GB"/>
                </w:rPr>
                <m:t>i=1</m:t>
              </m:r>
            </m:sub>
            <m:sup>
              <m:r>
                <w:rPr>
                  <w:rFonts w:ascii="Cambria Math" w:eastAsia="Times New Roman" w:hAnsi="Cambria Math" w:cstheme="minorHAnsi"/>
                  <w:lang w:eastAsia="en-GB"/>
                </w:rPr>
                <m:t>n</m:t>
              </m:r>
            </m:sup>
            <m:e>
              <m:d>
                <m:dPr>
                  <m:ctrlPr>
                    <w:rPr>
                      <w:rFonts w:ascii="Cambria Math" w:eastAsia="Times New Roman" w:hAnsi="Cambria Math" w:cstheme="minorHAnsi"/>
                      <w:i/>
                      <w:lang w:eastAsia="en-GB"/>
                    </w:rPr>
                  </m:ctrlPr>
                </m:dPr>
                <m:e>
                  <m:r>
                    <w:rPr>
                      <w:rFonts w:ascii="Cambria Math" w:eastAsia="Times New Roman" w:hAnsi="Cambria Math" w:cstheme="minorHAnsi"/>
                      <w:lang w:eastAsia="en-GB"/>
                    </w:rPr>
                    <m:t>1-ψ</m:t>
                  </m:r>
                </m:e>
              </m:d>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Share</m:t>
                  </m:r>
                </m:e>
                <m:sub>
                  <m:r>
                    <w:rPr>
                      <w:rFonts w:ascii="Cambria Math" w:eastAsia="Times New Roman" w:hAnsi="Cambria Math" w:cstheme="minorHAnsi"/>
                      <w:lang w:eastAsia="en-GB"/>
                    </w:rPr>
                    <m:t>i</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β</m:t>
                  </m:r>
                </m:e>
                <m:sub>
                  <m:r>
                    <w:rPr>
                      <w:rFonts w:ascii="Cambria Math" w:eastAsia="Times New Roman" w:hAnsi="Cambria Math" w:cstheme="minorHAnsi"/>
                      <w:lang w:eastAsia="en-GB"/>
                    </w:rPr>
                    <m:t>HA</m:t>
                  </m:r>
                </m:sub>
              </m:sSub>
              <m:r>
                <w:rPr>
                  <w:rFonts w:ascii="Cambria Math" w:eastAsia="Times New Roman" w:hAnsi="Cambria Math" w:cstheme="minorHAnsi"/>
                  <w:lang w:eastAsia="en-GB"/>
                </w:rPr>
                <m:t>η</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H</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Frac</m:t>
                  </m:r>
                </m:e>
                <m:sub>
                  <m:r>
                    <w:rPr>
                      <w:rFonts w:ascii="Cambria Math" w:eastAsia="Times New Roman" w:hAnsi="Cambria Math" w:cstheme="minorHAnsi"/>
                      <w:lang w:eastAsia="en-GB"/>
                    </w:rPr>
                    <m:t>Impi</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(1-PropRes</m:t>
                  </m:r>
                </m:e>
                <m:sub>
                  <m:r>
                    <w:rPr>
                      <w:rFonts w:ascii="Cambria Math" w:eastAsia="Times New Roman" w:hAnsi="Cambria Math" w:cstheme="minorHAnsi"/>
                      <w:lang w:eastAsia="en-GB"/>
                    </w:rPr>
                    <m:t>Impi</m:t>
                  </m:r>
                </m:sub>
              </m:sSub>
              <m:r>
                <w:rPr>
                  <w:rFonts w:ascii="Cambria Math" w:eastAsia="Times New Roman" w:hAnsi="Cambria Math" w:cstheme="minorHAnsi"/>
                  <w:lang w:eastAsia="en-GB"/>
                </w:rPr>
                <m:t>)</m:t>
              </m:r>
            </m:e>
          </m:nary>
          <w:commentRangeEnd w:id="22"/>
          <m:r>
            <m:rPr>
              <m:sty m:val="p"/>
            </m:rPr>
            <w:rPr>
              <w:rStyle w:val="CommentReference"/>
            </w:rPr>
            <w:commentReference w:id="22"/>
          </m:r>
          <m:r>
            <w:rPr>
              <w:rFonts w:ascii="Cambria Math" w:eastAsia="Times New Roman" w:hAnsi="Cambria Math" w:cstheme="minorHAnsi"/>
              <w:lang w:eastAsia="en-GB"/>
            </w:rPr>
            <m:t>-</m:t>
          </m:r>
          <m:nary>
            <m:naryPr>
              <m:chr m:val="∑"/>
              <m:limLoc m:val="undOvr"/>
              <m:ctrlPr>
                <w:rPr>
                  <w:rFonts w:ascii="Cambria Math" w:eastAsia="Times New Roman" w:hAnsi="Cambria Math" w:cstheme="minorHAnsi"/>
                  <w:i/>
                  <w:lang w:eastAsia="en-GB"/>
                </w:rPr>
              </m:ctrlPr>
            </m:naryPr>
            <m:sub>
              <m:r>
                <w:rPr>
                  <w:rFonts w:ascii="Cambria Math" w:eastAsia="Times New Roman" w:hAnsi="Cambria Math" w:cstheme="minorHAnsi"/>
                  <w:lang w:eastAsia="en-GB"/>
                </w:rPr>
                <m:t>i=1</m:t>
              </m:r>
            </m:sub>
            <m:sup>
              <m:r>
                <w:rPr>
                  <w:rFonts w:ascii="Cambria Math" w:eastAsia="Times New Roman" w:hAnsi="Cambria Math" w:cstheme="minorHAnsi"/>
                  <w:lang w:eastAsia="en-GB"/>
                </w:rPr>
                <m:t>n</m:t>
              </m:r>
            </m:sup>
            <m:e>
              <m:d>
                <m:dPr>
                  <m:ctrlPr>
                    <w:rPr>
                      <w:rFonts w:ascii="Cambria Math" w:eastAsia="Times New Roman" w:hAnsi="Cambria Math" w:cstheme="minorHAnsi"/>
                      <w:i/>
                      <w:lang w:eastAsia="en-GB"/>
                    </w:rPr>
                  </m:ctrlPr>
                </m:dPr>
                <m:e>
                  <m:r>
                    <w:rPr>
                      <w:rFonts w:ascii="Cambria Math" w:eastAsia="Times New Roman" w:hAnsi="Cambria Math" w:cstheme="minorHAnsi"/>
                      <w:lang w:eastAsia="en-GB"/>
                    </w:rPr>
                    <m:t>1-ψ</m:t>
                  </m:r>
                </m:e>
              </m:d>
              <m:sSub>
                <m:sSubPr>
                  <m:ctrlPr>
                    <w:rPr>
                      <w:rFonts w:ascii="Cambria Math" w:eastAsia="Times New Roman" w:hAnsi="Cambria Math" w:cstheme="minorHAnsi"/>
                      <w:i/>
                      <w:lang w:eastAsia="en-GB"/>
                    </w:rPr>
                  </m:ctrlPr>
                </m:sSubPr>
                <m:e>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Share</m:t>
                      </m:r>
                    </m:e>
                    <m:sub>
                      <m:r>
                        <w:rPr>
                          <w:rFonts w:ascii="Cambria Math" w:eastAsia="Times New Roman" w:hAnsi="Cambria Math" w:cstheme="minorHAnsi"/>
                          <w:lang w:eastAsia="en-GB"/>
                        </w:rPr>
                        <m:t>i</m:t>
                      </m:r>
                    </m:sub>
                  </m:sSub>
                  <m:r>
                    <w:rPr>
                      <w:rFonts w:ascii="Cambria Math" w:eastAsia="Times New Roman" w:hAnsi="Cambria Math" w:cstheme="minorHAnsi"/>
                      <w:lang w:eastAsia="en-GB"/>
                    </w:rPr>
                    <m:t>β</m:t>
                  </m:r>
                </m:e>
                <m:sub>
                  <m:r>
                    <w:rPr>
                      <w:rFonts w:ascii="Cambria Math" w:eastAsia="Times New Roman" w:hAnsi="Cambria Math" w:cstheme="minorHAnsi"/>
                      <w:lang w:eastAsia="en-GB"/>
                    </w:rPr>
                    <m:t>HA</m:t>
                  </m:r>
                </m:sub>
              </m:sSub>
              <m:r>
                <w:rPr>
                  <w:rFonts w:ascii="Cambria Math" w:eastAsia="Times New Roman" w:hAnsi="Cambria Math" w:cstheme="minorHAnsi"/>
                  <w:lang w:eastAsia="en-GB"/>
                </w:rPr>
                <m:t>η</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H</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Frac</m:t>
                  </m:r>
                </m:e>
                <m:sub>
                  <m:r>
                    <w:rPr>
                      <w:rFonts w:ascii="Cambria Math" w:eastAsia="Times New Roman" w:hAnsi="Cambria Math" w:cstheme="minorHAnsi"/>
                      <w:lang w:eastAsia="en-GB"/>
                    </w:rPr>
                    <m:t>Impi</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PropRes</m:t>
                  </m:r>
                </m:e>
                <m:sub>
                  <m:r>
                    <w:rPr>
                      <w:rFonts w:ascii="Cambria Math" w:eastAsia="Times New Roman" w:hAnsi="Cambria Math" w:cstheme="minorHAnsi"/>
                      <w:lang w:eastAsia="en-GB"/>
                    </w:rPr>
                    <m:t>Impi</m:t>
                  </m:r>
                </m:sub>
              </m:sSub>
              <m:d>
                <m:dPr>
                  <m:ctrlPr>
                    <w:rPr>
                      <w:rFonts w:ascii="Cambria Math" w:eastAsia="Times New Roman" w:hAnsi="Cambria Math" w:cstheme="minorHAnsi"/>
                      <w:i/>
                      <w:lang w:eastAsia="en-GB"/>
                    </w:rPr>
                  </m:ctrlPr>
                </m:dPr>
                <m:e>
                  <m:r>
                    <w:rPr>
                      <w:rFonts w:ascii="Cambria Math" w:eastAsia="Times New Roman" w:hAnsi="Cambria Math" w:cstheme="minorHAnsi"/>
                      <w:lang w:eastAsia="en-GB"/>
                    </w:rPr>
                    <m:t>1-α</m:t>
                  </m:r>
                </m:e>
              </m:d>
            </m:e>
          </m:nary>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µ</m:t>
              </m:r>
            </m:e>
            <m:sub>
              <m:r>
                <w:rPr>
                  <w:rFonts w:ascii="Cambria Math" w:eastAsia="Times New Roman" w:hAnsi="Cambria Math" w:cstheme="minorHAnsi"/>
                  <w:lang w:eastAsia="en-GB"/>
                </w:rPr>
                <m:t>H</m:t>
              </m:r>
            </m:sub>
          </m:sSub>
          <m:d>
            <m:dPr>
              <m:ctrlPr>
                <w:rPr>
                  <w:rFonts w:ascii="Cambria Math" w:eastAsia="Times New Roman" w:hAnsi="Cambria Math" w:cstheme="minorHAnsi"/>
                  <w:i/>
                  <w:lang w:eastAsia="en-GB"/>
                </w:rPr>
              </m:ctrlPr>
            </m:dPr>
            <m:e>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H</m:t>
                  </m:r>
                </m:sub>
              </m:sSub>
              <m:r>
                <w:rPr>
                  <w:rFonts w:ascii="Cambria Math" w:eastAsia="Times New Roman" w:hAnsi="Cambria Math" w:cstheme="minorHAnsi"/>
                  <w:lang w:eastAsia="en-GB"/>
                </w:rPr>
                <m:t>-1</m:t>
              </m:r>
            </m:e>
          </m:d>
        </m:oMath>
      </m:oMathPara>
    </w:p>
    <w:p w14:paraId="4BFFA45A" w14:textId="5F1F274B" w:rsidR="000217FF" w:rsidRDefault="000217FF" w:rsidP="002F4FE4">
      <w:pPr>
        <w:rPr>
          <w:b/>
          <w:bCs/>
          <w:u w:val="single"/>
        </w:rPr>
      </w:pPr>
    </w:p>
    <w:p w14:paraId="075BA33C" w14:textId="53E31E32" w:rsidR="003645FE" w:rsidRPr="000E610D" w:rsidRDefault="002062D0" w:rsidP="003645FE">
      <w:pPr>
        <w:spacing w:after="0" w:line="360" w:lineRule="auto"/>
        <w:jc w:val="both"/>
        <w:rPr>
          <w:rFonts w:eastAsia="Times New Roman" w:cstheme="minorHAnsi"/>
          <w:i/>
          <w:lang w:eastAsia="en-GB"/>
        </w:rPr>
      </w:pPr>
      <m:oMathPara>
        <m:oMath>
          <m:f>
            <m:fPr>
              <m:ctrlPr>
                <w:rPr>
                  <w:rFonts w:ascii="Cambria Math" w:eastAsia="Times New Roman" w:hAnsi="Cambria Math" w:cstheme="minorHAnsi"/>
                  <w:i/>
                  <w:lang w:eastAsia="en-GB"/>
                </w:rPr>
              </m:ctrlPr>
            </m:fPr>
            <m:num>
              <m:r>
                <w:rPr>
                  <w:rFonts w:ascii="Cambria Math" w:eastAsia="Times New Roman" w:hAnsi="Cambria Math" w:cstheme="minorHAnsi"/>
                  <w:lang w:eastAsia="en-GB"/>
                </w:rPr>
                <m:t>d</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SHD</m:t>
                  </m:r>
                </m:sub>
              </m:sSub>
            </m:num>
            <m:den>
              <m:r>
                <w:rPr>
                  <w:rFonts w:ascii="Cambria Math" w:eastAsia="Times New Roman" w:hAnsi="Cambria Math" w:cstheme="minorHAnsi"/>
                  <w:lang w:eastAsia="en-GB"/>
                </w:rPr>
                <m:t>dt</m:t>
              </m:r>
            </m:den>
          </m:f>
          <m:r>
            <w:rPr>
              <w:rFonts w:ascii="Cambria Math" w:eastAsia="Times New Roman" w:hAnsi="Cambria Math" w:cstheme="minorHAnsi"/>
              <w:lang w:eastAsia="en-GB"/>
            </w:rPr>
            <m:t>=ψ</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β</m:t>
              </m:r>
            </m:e>
            <m:sub>
              <m:r>
                <w:rPr>
                  <w:rFonts w:ascii="Cambria Math" w:eastAsia="Times New Roman" w:hAnsi="Cambria Math" w:cstheme="minorHAnsi"/>
                  <w:lang w:eastAsia="en-GB"/>
                </w:rPr>
                <m:t>HA</m:t>
              </m:r>
            </m:sub>
          </m:sSub>
          <m:r>
            <w:rPr>
              <w:rFonts w:ascii="Cambria Math" w:eastAsia="Times New Roman" w:hAnsi="Cambria Math" w:cstheme="minorHAnsi"/>
              <w:lang w:eastAsia="en-GB"/>
            </w:rPr>
            <m:t>η</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H</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SA</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SHD</m:t>
              </m:r>
            </m:sub>
          </m:sSub>
          <m:d>
            <m:dPr>
              <m:ctrlPr>
                <w:rPr>
                  <w:rFonts w:ascii="Cambria Math" w:eastAsia="Times New Roman" w:hAnsi="Cambria Math" w:cstheme="minorHAnsi"/>
                  <w:i/>
                  <w:lang w:eastAsia="en-GB"/>
                </w:rPr>
              </m:ctrlPr>
            </m:dPr>
            <m:e>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µ</m:t>
                  </m:r>
                </m:e>
                <m:sub>
                  <m:r>
                    <w:rPr>
                      <w:rFonts w:ascii="Cambria Math" w:eastAsia="Times New Roman" w:hAnsi="Cambria Math" w:cstheme="minorHAnsi"/>
                      <w:lang w:eastAsia="en-GB"/>
                    </w:rPr>
                    <m:t>H</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r</m:t>
                  </m:r>
                </m:e>
                <m:sub>
                  <m:r>
                    <w:rPr>
                      <w:rFonts w:ascii="Cambria Math" w:eastAsia="Times New Roman" w:hAnsi="Cambria Math" w:cstheme="minorHAnsi"/>
                      <w:lang w:eastAsia="en-GB"/>
                    </w:rPr>
                    <m:t>H</m:t>
                  </m:r>
                </m:sub>
              </m:sSub>
            </m:e>
          </m:d>
        </m:oMath>
      </m:oMathPara>
    </w:p>
    <w:p w14:paraId="4933453B" w14:textId="77777777" w:rsidR="000217FF" w:rsidRDefault="000217FF" w:rsidP="002F4FE4">
      <w:pPr>
        <w:rPr>
          <w:b/>
          <w:bCs/>
          <w:u w:val="single"/>
        </w:rPr>
      </w:pPr>
    </w:p>
    <w:p w14:paraId="1BC57DF5" w14:textId="6612DA57" w:rsidR="003645FE" w:rsidRPr="00CC34F3" w:rsidRDefault="002062D0" w:rsidP="003645FE">
      <w:pPr>
        <w:spacing w:after="0" w:line="360" w:lineRule="auto"/>
        <w:jc w:val="both"/>
        <w:rPr>
          <w:rFonts w:eastAsia="Times New Roman" w:cstheme="minorHAnsi"/>
          <w:i/>
          <w:lang w:eastAsia="en-GB"/>
        </w:rPr>
      </w:pPr>
      <m:oMathPara>
        <m:oMath>
          <m:f>
            <m:fPr>
              <m:ctrlPr>
                <w:rPr>
                  <w:rFonts w:ascii="Cambria Math" w:eastAsia="Times New Roman" w:hAnsi="Cambria Math" w:cstheme="minorHAnsi"/>
                  <w:i/>
                  <w:lang w:eastAsia="en-GB"/>
                </w:rPr>
              </m:ctrlPr>
            </m:fPr>
            <m:num>
              <m:r>
                <w:rPr>
                  <w:rFonts w:ascii="Cambria Math" w:eastAsia="Times New Roman" w:hAnsi="Cambria Math" w:cstheme="minorHAnsi"/>
                  <w:lang w:eastAsia="en-GB"/>
                </w:rPr>
                <m:t>d</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RHD</m:t>
                  </m:r>
                </m:sub>
              </m:sSub>
            </m:num>
            <m:den>
              <m:r>
                <w:rPr>
                  <w:rFonts w:ascii="Cambria Math" w:eastAsia="Times New Roman" w:hAnsi="Cambria Math" w:cstheme="minorHAnsi"/>
                  <w:lang w:eastAsia="en-GB"/>
                </w:rPr>
                <m:t>dt</m:t>
              </m:r>
            </m:den>
          </m:f>
          <m:r>
            <w:rPr>
              <w:rFonts w:ascii="Cambria Math" w:eastAsia="Times New Roman" w:hAnsi="Cambria Math" w:cstheme="minorHAnsi"/>
              <w:lang w:eastAsia="en-GB"/>
            </w:rPr>
            <m:t>=ψ</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β</m:t>
              </m:r>
            </m:e>
            <m:sub>
              <m:r>
                <w:rPr>
                  <w:rFonts w:ascii="Cambria Math" w:eastAsia="Times New Roman" w:hAnsi="Cambria Math" w:cstheme="minorHAnsi"/>
                  <w:lang w:eastAsia="en-GB"/>
                </w:rPr>
                <m:t>HA</m:t>
              </m:r>
            </m:sub>
          </m:sSub>
          <m:r>
            <w:rPr>
              <w:rFonts w:ascii="Cambria Math" w:eastAsia="Times New Roman" w:hAnsi="Cambria Math" w:cstheme="minorHAnsi"/>
              <w:lang w:eastAsia="en-GB"/>
            </w:rPr>
            <m:t>η</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H</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RA</m:t>
              </m:r>
            </m:sub>
          </m:sSub>
          <m:d>
            <m:dPr>
              <m:ctrlPr>
                <w:rPr>
                  <w:rFonts w:ascii="Cambria Math" w:eastAsia="Times New Roman" w:hAnsi="Cambria Math" w:cstheme="minorHAnsi"/>
                  <w:i/>
                  <w:lang w:eastAsia="en-GB"/>
                </w:rPr>
              </m:ctrlPr>
            </m:dPr>
            <m:e>
              <m:r>
                <w:rPr>
                  <w:rFonts w:ascii="Cambria Math" w:eastAsia="Times New Roman" w:hAnsi="Cambria Math" w:cstheme="minorHAnsi"/>
                  <w:lang w:eastAsia="en-GB"/>
                </w:rPr>
                <m:t>1-α</m:t>
              </m:r>
            </m:e>
          </m:d>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RHD</m:t>
              </m:r>
            </m:sub>
          </m:sSub>
          <m:d>
            <m:dPr>
              <m:ctrlPr>
                <w:rPr>
                  <w:rFonts w:ascii="Cambria Math" w:eastAsia="Times New Roman" w:hAnsi="Cambria Math" w:cstheme="minorHAnsi"/>
                  <w:i/>
                  <w:lang w:eastAsia="en-GB"/>
                </w:rPr>
              </m:ctrlPr>
            </m:dPr>
            <m:e>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µ</m:t>
                  </m:r>
                </m:e>
                <m:sub>
                  <m:r>
                    <w:rPr>
                      <w:rFonts w:ascii="Cambria Math" w:eastAsia="Times New Roman" w:hAnsi="Cambria Math" w:cstheme="minorHAnsi"/>
                      <w:lang w:eastAsia="en-GB"/>
                    </w:rPr>
                    <m:t>H</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r</m:t>
                  </m:r>
                </m:e>
                <m:sub>
                  <m:r>
                    <w:rPr>
                      <w:rFonts w:ascii="Cambria Math" w:eastAsia="Times New Roman" w:hAnsi="Cambria Math" w:cstheme="minorHAnsi"/>
                      <w:lang w:eastAsia="en-GB"/>
                    </w:rPr>
                    <m:t>H</m:t>
                  </m:r>
                </m:sub>
              </m:sSub>
            </m:e>
          </m:d>
        </m:oMath>
      </m:oMathPara>
    </w:p>
    <w:p w14:paraId="5F1260F9" w14:textId="0443D95F" w:rsidR="000217FF" w:rsidRDefault="000217FF" w:rsidP="002F4FE4">
      <w:pPr>
        <w:rPr>
          <w:b/>
          <w:bCs/>
          <w:u w:val="single"/>
        </w:rPr>
      </w:pPr>
    </w:p>
    <w:p w14:paraId="3D0EF19A" w14:textId="793ED061" w:rsidR="000240B6" w:rsidRPr="000240B6" w:rsidRDefault="002062D0" w:rsidP="002F4FE4">
      <w:pPr>
        <w:rPr>
          <w:rFonts w:eastAsiaTheme="minorEastAsia"/>
          <w:lang w:eastAsia="en-GB"/>
        </w:rPr>
      </w:pPr>
      <m:oMathPara>
        <m:oMath>
          <m:f>
            <m:fPr>
              <m:ctrlPr>
                <w:rPr>
                  <w:rFonts w:ascii="Cambria Math" w:eastAsia="Times New Roman" w:hAnsi="Cambria Math" w:cstheme="minorHAnsi"/>
                  <w:i/>
                  <w:lang w:eastAsia="en-GB"/>
                </w:rPr>
              </m:ctrlPr>
            </m:fPr>
            <m:num>
              <m:r>
                <w:rPr>
                  <w:rFonts w:ascii="Cambria Math" w:eastAsia="Times New Roman" w:hAnsi="Cambria Math" w:cstheme="minorHAnsi"/>
                  <w:lang w:eastAsia="en-GB"/>
                </w:rPr>
                <m:t>d</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SHi</m:t>
                  </m:r>
                </m:sub>
              </m:sSub>
            </m:num>
            <m:den>
              <m:r>
                <w:rPr>
                  <w:rFonts w:ascii="Cambria Math" w:eastAsia="Times New Roman" w:hAnsi="Cambria Math" w:cstheme="minorHAnsi"/>
                  <w:lang w:eastAsia="en-GB"/>
                </w:rPr>
                <m:t>dt</m:t>
              </m:r>
            </m:den>
          </m:f>
          <m:r>
            <w:rPr>
              <w:rFonts w:ascii="Cambria Math" w:eastAsia="Times New Roman" w:hAnsi="Cambria Math" w:cstheme="minorHAnsi"/>
              <w:lang w:eastAsia="en-GB"/>
            </w:rPr>
            <m:t>=</m:t>
          </m:r>
          <m:d>
            <m:dPr>
              <m:ctrlPr>
                <w:rPr>
                  <w:rFonts w:ascii="Cambria Math" w:eastAsia="Times New Roman" w:hAnsi="Cambria Math" w:cstheme="minorHAnsi"/>
                  <w:i/>
                  <w:lang w:eastAsia="en-GB"/>
                </w:rPr>
              </m:ctrlPr>
            </m:dPr>
            <m:e>
              <m:r>
                <w:rPr>
                  <w:rFonts w:ascii="Cambria Math" w:eastAsia="Times New Roman" w:hAnsi="Cambria Math" w:cstheme="minorHAnsi"/>
                  <w:lang w:eastAsia="en-GB"/>
                </w:rPr>
                <m:t>1-ψ</m:t>
              </m:r>
            </m:e>
          </m:d>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Share</m:t>
              </m:r>
            </m:e>
            <m:sub>
              <m:r>
                <w:rPr>
                  <w:rFonts w:ascii="Cambria Math" w:eastAsia="Times New Roman" w:hAnsi="Cambria Math" w:cstheme="minorHAnsi"/>
                  <w:lang w:eastAsia="en-GB"/>
                </w:rPr>
                <m:t>i</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β</m:t>
              </m:r>
            </m:e>
            <m:sub>
              <m:r>
                <w:rPr>
                  <w:rFonts w:ascii="Cambria Math" w:eastAsia="Times New Roman" w:hAnsi="Cambria Math" w:cstheme="minorHAnsi"/>
                  <w:lang w:eastAsia="en-GB"/>
                </w:rPr>
                <m:t>HA</m:t>
              </m:r>
            </m:sub>
          </m:sSub>
          <m:r>
            <w:rPr>
              <w:rFonts w:ascii="Cambria Math" w:eastAsia="Times New Roman" w:hAnsi="Cambria Math" w:cstheme="minorHAnsi"/>
              <w:lang w:eastAsia="en-GB"/>
            </w:rPr>
            <m:t>η</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H</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Frac</m:t>
              </m:r>
            </m:e>
            <m:sub>
              <m:r>
                <w:rPr>
                  <w:rFonts w:ascii="Cambria Math" w:eastAsia="Times New Roman" w:hAnsi="Cambria Math" w:cstheme="minorHAnsi"/>
                  <w:lang w:eastAsia="en-GB"/>
                </w:rPr>
                <m:t>Impi</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(1-PropRes</m:t>
              </m:r>
            </m:e>
            <m:sub>
              <m:r>
                <w:rPr>
                  <w:rFonts w:ascii="Cambria Math" w:eastAsia="Times New Roman" w:hAnsi="Cambria Math" w:cstheme="minorHAnsi"/>
                  <w:lang w:eastAsia="en-GB"/>
                </w:rPr>
                <m:t>Impi</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SHi</m:t>
              </m:r>
            </m:sub>
          </m:sSub>
          <m:d>
            <m:dPr>
              <m:ctrlPr>
                <w:rPr>
                  <w:rFonts w:ascii="Cambria Math" w:eastAsia="Times New Roman" w:hAnsi="Cambria Math" w:cstheme="minorHAnsi"/>
                  <w:i/>
                  <w:lang w:eastAsia="en-GB"/>
                </w:rPr>
              </m:ctrlPr>
            </m:dPr>
            <m:e>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µ</m:t>
                  </m:r>
                </m:e>
                <m:sub>
                  <m:r>
                    <w:rPr>
                      <w:rFonts w:ascii="Cambria Math" w:eastAsia="Times New Roman" w:hAnsi="Cambria Math" w:cstheme="minorHAnsi"/>
                      <w:lang w:eastAsia="en-GB"/>
                    </w:rPr>
                    <m:t>H</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r</m:t>
                  </m:r>
                </m:e>
                <m:sub>
                  <m:r>
                    <w:rPr>
                      <w:rFonts w:ascii="Cambria Math" w:eastAsia="Times New Roman" w:hAnsi="Cambria Math" w:cstheme="minorHAnsi"/>
                      <w:lang w:eastAsia="en-GB"/>
                    </w:rPr>
                    <m:t>H</m:t>
                  </m:r>
                </m:sub>
              </m:sSub>
            </m:e>
          </m:d>
        </m:oMath>
      </m:oMathPara>
    </w:p>
    <w:p w14:paraId="57F565BA" w14:textId="7C4C6443" w:rsidR="003C1A26" w:rsidRDefault="003C1A26" w:rsidP="002F4FE4">
      <w:pPr>
        <w:rPr>
          <w:b/>
          <w:bCs/>
          <w:u w:val="single"/>
        </w:rPr>
      </w:pPr>
    </w:p>
    <w:p w14:paraId="19AF5A6C" w14:textId="5B52EF51" w:rsidR="003C1A26" w:rsidRDefault="002062D0" w:rsidP="002F4FE4">
      <w:pPr>
        <w:rPr>
          <w:b/>
          <w:bCs/>
          <w:u w:val="single"/>
        </w:rPr>
      </w:pPr>
      <m:oMathPara>
        <m:oMath>
          <m:f>
            <m:fPr>
              <m:ctrlPr>
                <w:rPr>
                  <w:rFonts w:ascii="Cambria Math" w:eastAsia="Times New Roman" w:hAnsi="Cambria Math" w:cstheme="minorHAnsi"/>
                  <w:i/>
                  <w:lang w:eastAsia="en-GB"/>
                </w:rPr>
              </m:ctrlPr>
            </m:fPr>
            <m:num>
              <m:r>
                <w:rPr>
                  <w:rFonts w:ascii="Cambria Math" w:eastAsia="Times New Roman" w:hAnsi="Cambria Math" w:cstheme="minorHAnsi"/>
                  <w:lang w:eastAsia="en-GB"/>
                </w:rPr>
                <m:t>d</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RHi</m:t>
                  </m:r>
                </m:sub>
              </m:sSub>
            </m:num>
            <m:den>
              <m:r>
                <w:rPr>
                  <w:rFonts w:ascii="Cambria Math" w:eastAsia="Times New Roman" w:hAnsi="Cambria Math" w:cstheme="minorHAnsi"/>
                  <w:lang w:eastAsia="en-GB"/>
                </w:rPr>
                <m:t>dt</m:t>
              </m:r>
            </m:den>
          </m:f>
          <m:r>
            <w:rPr>
              <w:rFonts w:ascii="Cambria Math" w:eastAsia="Times New Roman" w:hAnsi="Cambria Math" w:cstheme="minorHAnsi"/>
              <w:lang w:eastAsia="en-GB"/>
            </w:rPr>
            <m:t>=</m:t>
          </m:r>
          <m:d>
            <m:dPr>
              <m:ctrlPr>
                <w:rPr>
                  <w:rFonts w:ascii="Cambria Math" w:eastAsia="Times New Roman" w:hAnsi="Cambria Math" w:cstheme="minorHAnsi"/>
                  <w:i/>
                  <w:lang w:eastAsia="en-GB"/>
                </w:rPr>
              </m:ctrlPr>
            </m:dPr>
            <m:e>
              <m:r>
                <w:rPr>
                  <w:rFonts w:ascii="Cambria Math" w:eastAsia="Times New Roman" w:hAnsi="Cambria Math" w:cstheme="minorHAnsi"/>
                  <w:lang w:eastAsia="en-GB"/>
                </w:rPr>
                <m:t>1-ψ</m:t>
              </m:r>
            </m:e>
          </m:d>
          <m:sSub>
            <m:sSubPr>
              <m:ctrlPr>
                <w:rPr>
                  <w:rFonts w:ascii="Cambria Math" w:eastAsia="Times New Roman" w:hAnsi="Cambria Math" w:cstheme="minorHAnsi"/>
                  <w:i/>
                  <w:lang w:eastAsia="en-GB"/>
                </w:rPr>
              </m:ctrlPr>
            </m:sSubPr>
            <m:e>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Share</m:t>
                  </m:r>
                </m:e>
                <m:sub>
                  <m:r>
                    <w:rPr>
                      <w:rFonts w:ascii="Cambria Math" w:eastAsia="Times New Roman" w:hAnsi="Cambria Math" w:cstheme="minorHAnsi"/>
                      <w:lang w:eastAsia="en-GB"/>
                    </w:rPr>
                    <m:t>i</m:t>
                  </m:r>
                </m:sub>
              </m:sSub>
              <m:r>
                <w:rPr>
                  <w:rFonts w:ascii="Cambria Math" w:eastAsia="Times New Roman" w:hAnsi="Cambria Math" w:cstheme="minorHAnsi"/>
                  <w:lang w:eastAsia="en-GB"/>
                </w:rPr>
                <m:t>β</m:t>
              </m:r>
            </m:e>
            <m:sub>
              <m:r>
                <w:rPr>
                  <w:rFonts w:ascii="Cambria Math" w:eastAsia="Times New Roman" w:hAnsi="Cambria Math" w:cstheme="minorHAnsi"/>
                  <w:lang w:eastAsia="en-GB"/>
                </w:rPr>
                <m:t>HA</m:t>
              </m:r>
            </m:sub>
          </m:sSub>
          <m:r>
            <w:rPr>
              <w:rFonts w:ascii="Cambria Math" w:eastAsia="Times New Roman" w:hAnsi="Cambria Math" w:cstheme="minorHAnsi"/>
              <w:lang w:eastAsia="en-GB"/>
            </w:rPr>
            <m:t>η</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H</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Frac</m:t>
              </m:r>
            </m:e>
            <m:sub>
              <m:r>
                <w:rPr>
                  <w:rFonts w:ascii="Cambria Math" w:eastAsia="Times New Roman" w:hAnsi="Cambria Math" w:cstheme="minorHAnsi"/>
                  <w:lang w:eastAsia="en-GB"/>
                </w:rPr>
                <m:t>Impi</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PropRes</m:t>
              </m:r>
            </m:e>
            <m:sub>
              <m:r>
                <w:rPr>
                  <w:rFonts w:ascii="Cambria Math" w:eastAsia="Times New Roman" w:hAnsi="Cambria Math" w:cstheme="minorHAnsi"/>
                  <w:lang w:eastAsia="en-GB"/>
                </w:rPr>
                <m:t>Impi</m:t>
              </m:r>
            </m:sub>
          </m:sSub>
          <m:d>
            <m:dPr>
              <m:ctrlPr>
                <w:rPr>
                  <w:rFonts w:ascii="Cambria Math" w:eastAsia="Times New Roman" w:hAnsi="Cambria Math" w:cstheme="minorHAnsi"/>
                  <w:i/>
                  <w:lang w:eastAsia="en-GB"/>
                </w:rPr>
              </m:ctrlPr>
            </m:dPr>
            <m:e>
              <m:r>
                <w:rPr>
                  <w:rFonts w:ascii="Cambria Math" w:eastAsia="Times New Roman" w:hAnsi="Cambria Math" w:cstheme="minorHAnsi"/>
                  <w:lang w:eastAsia="en-GB"/>
                </w:rPr>
                <m:t>1-α</m:t>
              </m:r>
            </m:e>
          </m:d>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RHi</m:t>
              </m:r>
            </m:sub>
          </m:sSub>
          <m:d>
            <m:dPr>
              <m:ctrlPr>
                <w:rPr>
                  <w:rFonts w:ascii="Cambria Math" w:eastAsia="Times New Roman" w:hAnsi="Cambria Math" w:cstheme="minorHAnsi"/>
                  <w:i/>
                  <w:lang w:eastAsia="en-GB"/>
                </w:rPr>
              </m:ctrlPr>
            </m:dPr>
            <m:e>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µ</m:t>
                  </m:r>
                </m:e>
                <m:sub>
                  <m:r>
                    <w:rPr>
                      <w:rFonts w:ascii="Cambria Math" w:eastAsia="Times New Roman" w:hAnsi="Cambria Math" w:cstheme="minorHAnsi"/>
                      <w:lang w:eastAsia="en-GB"/>
                    </w:rPr>
                    <m:t>H</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r</m:t>
                  </m:r>
                </m:e>
                <m:sub>
                  <m:r>
                    <w:rPr>
                      <w:rFonts w:ascii="Cambria Math" w:eastAsia="Times New Roman" w:hAnsi="Cambria Math" w:cstheme="minorHAnsi"/>
                      <w:lang w:eastAsia="en-GB"/>
                    </w:rPr>
                    <m:t>H</m:t>
                  </m:r>
                </m:sub>
              </m:sSub>
            </m:e>
          </m:d>
        </m:oMath>
      </m:oMathPara>
    </w:p>
    <w:p w14:paraId="08E6A707" w14:textId="13A27151" w:rsidR="003C1A26" w:rsidRDefault="003C1A26" w:rsidP="002F4FE4">
      <w:pPr>
        <w:rPr>
          <w:b/>
          <w:bCs/>
          <w:u w:val="single"/>
        </w:rPr>
      </w:pPr>
    </w:p>
    <w:p w14:paraId="55170951" w14:textId="103811AB" w:rsidR="00841F07" w:rsidRPr="00B86799" w:rsidRDefault="00841F07" w:rsidP="00841F07">
      <w:pPr>
        <w:spacing w:after="0" w:line="360" w:lineRule="auto"/>
        <w:jc w:val="right"/>
        <w:rPr>
          <w:rFonts w:eastAsia="Times New Roman" w:cstheme="minorHAnsi"/>
          <w:lang w:eastAsia="en-GB"/>
        </w:rPr>
      </w:pPr>
      <w:proofErr w:type="spellStart"/>
      <w:r>
        <w:rPr>
          <w:rFonts w:eastAsia="Times New Roman" w:cstheme="minorHAnsi"/>
          <w:lang w:eastAsia="en-GB"/>
        </w:rPr>
        <w:t>Eqn</w:t>
      </w:r>
      <w:proofErr w:type="spellEnd"/>
      <w:r>
        <w:rPr>
          <w:rFonts w:eastAsia="Times New Roman" w:cstheme="minorHAnsi"/>
          <w:lang w:eastAsia="en-GB"/>
        </w:rPr>
        <w:t xml:space="preserve"> S1.2</w:t>
      </w:r>
    </w:p>
    <w:p w14:paraId="59E1E5A0" w14:textId="4A33039D" w:rsidR="003C1A26" w:rsidRDefault="003C1A26" w:rsidP="002F4FE4">
      <w:pPr>
        <w:rPr>
          <w:b/>
          <w:bCs/>
          <w:u w:val="single"/>
        </w:rPr>
      </w:pPr>
    </w:p>
    <w:p w14:paraId="221E8BBB" w14:textId="08E35BC7" w:rsidR="003C1A26" w:rsidRDefault="003C1A26" w:rsidP="002F4FE4">
      <w:pPr>
        <w:rPr>
          <w:b/>
          <w:bCs/>
          <w:u w:val="single"/>
        </w:rPr>
      </w:pPr>
    </w:p>
    <w:p w14:paraId="1544A8C7" w14:textId="060B98B6" w:rsidR="003C1A26" w:rsidRDefault="003C1A26" w:rsidP="002F4FE4">
      <w:pPr>
        <w:rPr>
          <w:b/>
          <w:bCs/>
          <w:u w:val="single"/>
        </w:rPr>
      </w:pPr>
    </w:p>
    <w:p w14:paraId="05EE3D5C" w14:textId="1FB4B197" w:rsidR="003C1A26" w:rsidRDefault="003C1A26" w:rsidP="002F4FE4">
      <w:pPr>
        <w:rPr>
          <w:b/>
          <w:bCs/>
          <w:u w:val="single"/>
        </w:rPr>
      </w:pPr>
    </w:p>
    <w:p w14:paraId="6335EA9B" w14:textId="23F10596" w:rsidR="000240B6" w:rsidRPr="00C90F2C" w:rsidRDefault="000240B6" w:rsidP="002F4FE4">
      <w:pPr>
        <w:rPr>
          <w:b/>
          <w:bCs/>
        </w:rPr>
      </w:pPr>
      <w:r w:rsidRPr="00C90F2C">
        <w:rPr>
          <w:b/>
          <w:bCs/>
        </w:rPr>
        <w:lastRenderedPageBreak/>
        <w:t xml:space="preserve">Table </w:t>
      </w:r>
      <w:r w:rsidR="009443F9">
        <w:rPr>
          <w:b/>
          <w:bCs/>
        </w:rPr>
        <w:t>S</w:t>
      </w:r>
      <w:r w:rsidRPr="00C90F2C">
        <w:rPr>
          <w:b/>
          <w:bCs/>
        </w:rPr>
        <w:t>1</w:t>
      </w:r>
      <w:r w:rsidR="00C90F2C">
        <w:rPr>
          <w:b/>
          <w:bCs/>
        </w:rPr>
        <w:t>.</w:t>
      </w:r>
      <w:r w:rsidR="00841F07" w:rsidRPr="00C90F2C">
        <w:rPr>
          <w:b/>
          <w:bCs/>
        </w:rPr>
        <w:t xml:space="preserve"> </w:t>
      </w:r>
      <w:r w:rsidR="00C90F2C" w:rsidRPr="00C90F2C">
        <w:rPr>
          <w:b/>
          <w:bCs/>
        </w:rPr>
        <w:t>Description of compartments in homogenous and heterogeneous models.</w:t>
      </w:r>
    </w:p>
    <w:tbl>
      <w:tblPr>
        <w:tblStyle w:val="ListTable4-Accent5"/>
        <w:tblW w:w="9016" w:type="dxa"/>
        <w:tblLook w:val="0420" w:firstRow="1" w:lastRow="0" w:firstColumn="0" w:lastColumn="0" w:noHBand="0" w:noVBand="1"/>
      </w:tblPr>
      <w:tblGrid>
        <w:gridCol w:w="1860"/>
        <w:gridCol w:w="5365"/>
        <w:gridCol w:w="1791"/>
      </w:tblGrid>
      <w:tr w:rsidR="00841F07" w:rsidRPr="00C90F2C" w14:paraId="1B1F4865" w14:textId="02718161" w:rsidTr="00841F07">
        <w:trPr>
          <w:cnfStyle w:val="100000000000" w:firstRow="1" w:lastRow="0" w:firstColumn="0" w:lastColumn="0" w:oddVBand="0" w:evenVBand="0" w:oddHBand="0" w:evenHBand="0" w:firstRowFirstColumn="0" w:firstRowLastColumn="0" w:lastRowFirstColumn="0" w:lastRowLastColumn="0"/>
          <w:trHeight w:val="72"/>
        </w:trPr>
        <w:tc>
          <w:tcPr>
            <w:tcW w:w="1860" w:type="dxa"/>
            <w:hideMark/>
          </w:tcPr>
          <w:p w14:paraId="2CB8B7D3" w14:textId="77777777" w:rsidR="00841F07" w:rsidRPr="00C90F2C" w:rsidRDefault="00841F07" w:rsidP="00841F07">
            <w:pPr>
              <w:spacing w:line="276" w:lineRule="auto"/>
              <w:jc w:val="center"/>
              <w:rPr>
                <w:bCs w:val="0"/>
                <w:lang w:eastAsia="en-GB"/>
              </w:rPr>
            </w:pPr>
            <w:r w:rsidRPr="00C90F2C">
              <w:rPr>
                <w:bCs w:val="0"/>
                <w:lang w:eastAsia="en-GB"/>
              </w:rPr>
              <w:t>Compartment</w:t>
            </w:r>
          </w:p>
          <w:p w14:paraId="5451736A" w14:textId="4AAFBA9E" w:rsidR="00841F07" w:rsidRPr="00C90F2C" w:rsidRDefault="00841F07" w:rsidP="00841F07">
            <w:pPr>
              <w:spacing w:line="276" w:lineRule="auto"/>
              <w:jc w:val="center"/>
              <w:rPr>
                <w:bCs w:val="0"/>
                <w:lang w:eastAsia="en-GB"/>
              </w:rPr>
            </w:pPr>
            <w:r w:rsidRPr="00C90F2C">
              <w:rPr>
                <w:bCs w:val="0"/>
                <w:lang w:eastAsia="en-GB"/>
              </w:rPr>
              <w:t>Symbol</w:t>
            </w:r>
          </w:p>
        </w:tc>
        <w:tc>
          <w:tcPr>
            <w:tcW w:w="5365" w:type="dxa"/>
            <w:hideMark/>
          </w:tcPr>
          <w:p w14:paraId="53C57AA7" w14:textId="07E3A095" w:rsidR="00841F07" w:rsidRPr="00C90F2C" w:rsidRDefault="00841F07" w:rsidP="00841F07">
            <w:pPr>
              <w:spacing w:line="276" w:lineRule="auto"/>
              <w:jc w:val="center"/>
              <w:rPr>
                <w:rFonts w:eastAsia="Times New Roman" w:cstheme="minorHAnsi"/>
                <w:lang w:eastAsia="en-GB"/>
              </w:rPr>
            </w:pPr>
            <w:r w:rsidRPr="00C90F2C">
              <w:rPr>
                <w:bCs w:val="0"/>
                <w:lang w:eastAsia="en-GB"/>
              </w:rPr>
              <w:t xml:space="preserve">Compartment Description </w:t>
            </w:r>
          </w:p>
        </w:tc>
        <w:tc>
          <w:tcPr>
            <w:tcW w:w="1791" w:type="dxa"/>
          </w:tcPr>
          <w:p w14:paraId="577D1751" w14:textId="47C61085" w:rsidR="00841F07" w:rsidRPr="00C90F2C" w:rsidRDefault="00841F07" w:rsidP="00841F07">
            <w:pPr>
              <w:spacing w:line="276" w:lineRule="auto"/>
              <w:jc w:val="center"/>
              <w:rPr>
                <w:bCs w:val="0"/>
                <w:lang w:eastAsia="en-GB"/>
              </w:rPr>
            </w:pPr>
            <w:r w:rsidRPr="00C90F2C">
              <w:rPr>
                <w:bCs w:val="0"/>
                <w:lang w:eastAsia="en-GB"/>
              </w:rPr>
              <w:t>Initial Condition</w:t>
            </w:r>
          </w:p>
        </w:tc>
      </w:tr>
      <w:tr w:rsidR="00841F07" w:rsidRPr="00C90F2C" w14:paraId="716C0FAD" w14:textId="74F4574A" w:rsidTr="00C90F2C">
        <w:trPr>
          <w:cnfStyle w:val="000000100000" w:firstRow="0" w:lastRow="0" w:firstColumn="0" w:lastColumn="0" w:oddVBand="0" w:evenVBand="0" w:oddHBand="1" w:evenHBand="0" w:firstRowFirstColumn="0" w:firstRowLastColumn="0" w:lastRowFirstColumn="0" w:lastRowLastColumn="0"/>
          <w:trHeight w:val="23"/>
        </w:trPr>
        <w:tc>
          <w:tcPr>
            <w:tcW w:w="1860" w:type="dxa"/>
            <w:vAlign w:val="center"/>
          </w:tcPr>
          <w:p w14:paraId="1A28FF5E" w14:textId="293DA247" w:rsidR="00841F07" w:rsidRPr="00C90F2C" w:rsidRDefault="00841F07" w:rsidP="00C90F2C">
            <w:pPr>
              <w:spacing w:line="276" w:lineRule="auto"/>
              <w:jc w:val="center"/>
              <w:rPr>
                <w:rFonts w:eastAsia="Times New Roman" w:cstheme="minorHAnsi"/>
                <w:b/>
                <w:bCs/>
                <w:kern w:val="24"/>
                <w:lang w:eastAsia="en-GB"/>
              </w:rPr>
            </w:pPr>
            <w:r w:rsidRPr="00C90F2C">
              <w:rPr>
                <w:rFonts w:eastAsia="Times New Roman" w:cstheme="minorHAnsi"/>
                <w:b/>
                <w:bCs/>
                <w:kern w:val="24"/>
                <w:lang w:eastAsia="en-GB"/>
              </w:rPr>
              <w:t>S</w:t>
            </w:r>
            <w:r w:rsidRPr="00C90F2C">
              <w:rPr>
                <w:rFonts w:eastAsia="Times New Roman" w:cstheme="minorHAnsi"/>
                <w:b/>
                <w:bCs/>
                <w:kern w:val="24"/>
                <w:vertAlign w:val="subscript"/>
                <w:lang w:eastAsia="en-GB"/>
              </w:rPr>
              <w:t>A</w:t>
            </w:r>
          </w:p>
        </w:tc>
        <w:tc>
          <w:tcPr>
            <w:tcW w:w="5365" w:type="dxa"/>
          </w:tcPr>
          <w:p w14:paraId="31D9873A" w14:textId="13DDF8B8" w:rsidR="00841F07" w:rsidRPr="00C90F2C" w:rsidRDefault="00C90F2C" w:rsidP="00C90F2C">
            <w:pPr>
              <w:spacing w:line="276" w:lineRule="auto"/>
              <w:rPr>
                <w:bCs/>
                <w:lang w:eastAsia="en-GB"/>
              </w:rPr>
            </w:pPr>
            <w:r>
              <w:t>Proportion of s</w:t>
            </w:r>
            <w:r w:rsidRPr="0098412A">
              <w:t xml:space="preserve">usceptible </w:t>
            </w:r>
            <w:r>
              <w:t>livestock</w:t>
            </w:r>
          </w:p>
        </w:tc>
        <w:tc>
          <w:tcPr>
            <w:tcW w:w="1791" w:type="dxa"/>
            <w:vAlign w:val="center"/>
          </w:tcPr>
          <w:p w14:paraId="5CC5B30F" w14:textId="1B6155C8" w:rsidR="00841F07" w:rsidRPr="00C90F2C" w:rsidRDefault="00841F07" w:rsidP="00C90F2C">
            <w:pPr>
              <w:spacing w:line="276" w:lineRule="auto"/>
              <w:jc w:val="center"/>
              <w:rPr>
                <w:bCs/>
                <w:lang w:eastAsia="en-GB"/>
              </w:rPr>
            </w:pPr>
            <w:r w:rsidRPr="00C90F2C">
              <w:rPr>
                <w:bCs/>
                <w:lang w:eastAsia="en-GB"/>
              </w:rPr>
              <w:t>0.98</w:t>
            </w:r>
          </w:p>
        </w:tc>
      </w:tr>
      <w:tr w:rsidR="00841F07" w:rsidRPr="00C90F2C" w14:paraId="2588CA80" w14:textId="277325FC" w:rsidTr="00C90F2C">
        <w:trPr>
          <w:trHeight w:val="23"/>
        </w:trPr>
        <w:tc>
          <w:tcPr>
            <w:tcW w:w="1860" w:type="dxa"/>
            <w:vAlign w:val="center"/>
          </w:tcPr>
          <w:p w14:paraId="59A25A21" w14:textId="14A8E52D" w:rsidR="00841F07" w:rsidRPr="00C90F2C" w:rsidRDefault="00841F07" w:rsidP="00C90F2C">
            <w:pPr>
              <w:spacing w:line="276" w:lineRule="auto"/>
              <w:jc w:val="center"/>
              <w:rPr>
                <w:rFonts w:eastAsia="Times New Roman" w:cstheme="minorHAnsi"/>
                <w:b/>
                <w:bCs/>
                <w:kern w:val="24"/>
                <w:lang w:eastAsia="en-GB"/>
              </w:rPr>
            </w:pPr>
            <w:r w:rsidRPr="00C90F2C">
              <w:rPr>
                <w:rFonts w:eastAsia="Times New Roman" w:cstheme="minorHAnsi"/>
                <w:b/>
                <w:bCs/>
                <w:kern w:val="24"/>
                <w:lang w:eastAsia="en-GB"/>
              </w:rPr>
              <w:t>I</w:t>
            </w:r>
            <w:r w:rsidRPr="00C90F2C">
              <w:rPr>
                <w:rFonts w:eastAsia="Times New Roman" w:cstheme="minorHAnsi"/>
                <w:b/>
                <w:bCs/>
                <w:kern w:val="24"/>
                <w:vertAlign w:val="subscript"/>
                <w:lang w:eastAsia="en-GB"/>
              </w:rPr>
              <w:t>SA(D)</w:t>
            </w:r>
            <w:r w:rsidRPr="00C90F2C">
              <w:rPr>
                <w:rFonts w:eastAsia="Times New Roman" w:cstheme="minorHAnsi"/>
                <w:b/>
                <w:bCs/>
                <w:kern w:val="24"/>
                <w:vertAlign w:val="superscript"/>
                <w:lang w:eastAsia="en-GB"/>
              </w:rPr>
              <w:t>1</w:t>
            </w:r>
          </w:p>
        </w:tc>
        <w:tc>
          <w:tcPr>
            <w:tcW w:w="5365" w:type="dxa"/>
          </w:tcPr>
          <w:p w14:paraId="44689A26" w14:textId="75D23D01" w:rsidR="00841F07" w:rsidRPr="00C90F2C" w:rsidRDefault="00C90F2C" w:rsidP="00C90F2C">
            <w:pPr>
              <w:spacing w:line="276" w:lineRule="auto"/>
              <w:rPr>
                <w:bCs/>
                <w:lang w:eastAsia="en-GB"/>
              </w:rPr>
            </w:pPr>
            <w:r>
              <w:rPr>
                <w:bCs/>
                <w:lang w:eastAsia="en-GB"/>
              </w:rPr>
              <w:t xml:space="preserve">Proportion of livestock with antibiotic-sensitive </w:t>
            </w:r>
            <w:r w:rsidRPr="00C90F2C">
              <w:rPr>
                <w:bCs/>
                <w:i/>
                <w:lang w:eastAsia="en-GB"/>
              </w:rPr>
              <w:t>Salmonella</w:t>
            </w:r>
            <w:r>
              <w:rPr>
                <w:bCs/>
                <w:lang w:eastAsia="en-GB"/>
              </w:rPr>
              <w:t xml:space="preserve"> spp. carriage. (in domestic livestock in the heterogeneous model)</w:t>
            </w:r>
          </w:p>
        </w:tc>
        <w:tc>
          <w:tcPr>
            <w:tcW w:w="1791" w:type="dxa"/>
            <w:vAlign w:val="center"/>
          </w:tcPr>
          <w:p w14:paraId="0784FEBB" w14:textId="25ECC0E8" w:rsidR="00841F07" w:rsidRPr="00C90F2C" w:rsidRDefault="00841F07" w:rsidP="00C90F2C">
            <w:pPr>
              <w:spacing w:line="276" w:lineRule="auto"/>
              <w:jc w:val="center"/>
              <w:rPr>
                <w:bCs/>
                <w:lang w:eastAsia="en-GB"/>
              </w:rPr>
            </w:pPr>
            <w:r w:rsidRPr="00C90F2C">
              <w:rPr>
                <w:bCs/>
                <w:lang w:eastAsia="en-GB"/>
              </w:rPr>
              <w:t>0.01</w:t>
            </w:r>
          </w:p>
        </w:tc>
      </w:tr>
      <w:tr w:rsidR="00841F07" w:rsidRPr="00C90F2C" w14:paraId="2ADFE476" w14:textId="142CF8AB" w:rsidTr="00C90F2C">
        <w:trPr>
          <w:cnfStyle w:val="000000100000" w:firstRow="0" w:lastRow="0" w:firstColumn="0" w:lastColumn="0" w:oddVBand="0" w:evenVBand="0" w:oddHBand="1" w:evenHBand="0" w:firstRowFirstColumn="0" w:firstRowLastColumn="0" w:lastRowFirstColumn="0" w:lastRowLastColumn="0"/>
          <w:trHeight w:val="23"/>
        </w:trPr>
        <w:tc>
          <w:tcPr>
            <w:tcW w:w="1860" w:type="dxa"/>
            <w:vAlign w:val="center"/>
          </w:tcPr>
          <w:p w14:paraId="0BCD55BD" w14:textId="2D338ABD" w:rsidR="00841F07" w:rsidRPr="00C90F2C" w:rsidRDefault="00841F07" w:rsidP="00C90F2C">
            <w:pPr>
              <w:spacing w:line="276" w:lineRule="auto"/>
              <w:jc w:val="center"/>
              <w:rPr>
                <w:rFonts w:eastAsia="Times New Roman" w:cstheme="minorHAnsi"/>
                <w:bCs/>
                <w:kern w:val="24"/>
                <w:lang w:eastAsia="en-GB"/>
              </w:rPr>
            </w:pPr>
            <w:r w:rsidRPr="00C90F2C">
              <w:rPr>
                <w:rFonts w:eastAsia="Times New Roman" w:cstheme="minorHAnsi"/>
                <w:b/>
                <w:bCs/>
                <w:kern w:val="24"/>
                <w:lang w:eastAsia="en-GB"/>
              </w:rPr>
              <w:t>I</w:t>
            </w:r>
            <w:r w:rsidRPr="00C90F2C">
              <w:rPr>
                <w:rFonts w:eastAsia="Times New Roman" w:cstheme="minorHAnsi"/>
                <w:b/>
                <w:bCs/>
                <w:kern w:val="24"/>
                <w:vertAlign w:val="subscript"/>
                <w:lang w:eastAsia="en-GB"/>
              </w:rPr>
              <w:t>RA(D)</w:t>
            </w:r>
            <w:r w:rsidRPr="00C90F2C">
              <w:rPr>
                <w:rFonts w:eastAsia="Times New Roman" w:cstheme="minorHAnsi"/>
                <w:b/>
                <w:bCs/>
                <w:kern w:val="24"/>
                <w:vertAlign w:val="superscript"/>
                <w:lang w:eastAsia="en-GB"/>
              </w:rPr>
              <w:t>1</w:t>
            </w:r>
          </w:p>
        </w:tc>
        <w:tc>
          <w:tcPr>
            <w:tcW w:w="5365" w:type="dxa"/>
          </w:tcPr>
          <w:p w14:paraId="5F5EE0D7" w14:textId="4F61A098" w:rsidR="00841F07" w:rsidRPr="00C90F2C" w:rsidRDefault="00C90F2C" w:rsidP="00C90F2C">
            <w:pPr>
              <w:spacing w:line="276" w:lineRule="auto"/>
              <w:rPr>
                <w:bCs/>
                <w:lang w:eastAsia="en-GB"/>
              </w:rPr>
            </w:pPr>
            <w:r>
              <w:rPr>
                <w:bCs/>
                <w:lang w:eastAsia="en-GB"/>
              </w:rPr>
              <w:t xml:space="preserve">Proportion of livestock with antibiotic-resistant </w:t>
            </w:r>
            <w:r w:rsidRPr="00C90F2C">
              <w:rPr>
                <w:bCs/>
                <w:i/>
                <w:lang w:eastAsia="en-GB"/>
              </w:rPr>
              <w:t>Salmonella</w:t>
            </w:r>
            <w:r>
              <w:rPr>
                <w:bCs/>
                <w:lang w:eastAsia="en-GB"/>
              </w:rPr>
              <w:t xml:space="preserve"> spp. carriage. (in domestic livestock in the heterogeneous model)</w:t>
            </w:r>
          </w:p>
        </w:tc>
        <w:tc>
          <w:tcPr>
            <w:tcW w:w="1791" w:type="dxa"/>
            <w:vAlign w:val="center"/>
          </w:tcPr>
          <w:p w14:paraId="1C4C7C75" w14:textId="199FBAAD" w:rsidR="00841F07" w:rsidRPr="00C90F2C" w:rsidRDefault="00841F07" w:rsidP="00C90F2C">
            <w:pPr>
              <w:spacing w:line="276" w:lineRule="auto"/>
              <w:jc w:val="center"/>
              <w:rPr>
                <w:bCs/>
                <w:lang w:eastAsia="en-GB"/>
              </w:rPr>
            </w:pPr>
            <w:r w:rsidRPr="00C90F2C">
              <w:rPr>
                <w:bCs/>
                <w:lang w:eastAsia="en-GB"/>
              </w:rPr>
              <w:t>0.01</w:t>
            </w:r>
          </w:p>
        </w:tc>
      </w:tr>
      <w:tr w:rsidR="00841F07" w:rsidRPr="00C90F2C" w14:paraId="6955FA7E" w14:textId="3D4F6128" w:rsidTr="00C90F2C">
        <w:trPr>
          <w:trHeight w:val="23"/>
        </w:trPr>
        <w:tc>
          <w:tcPr>
            <w:tcW w:w="1860" w:type="dxa"/>
            <w:vAlign w:val="center"/>
          </w:tcPr>
          <w:p w14:paraId="6A4C4AA5" w14:textId="1FD0A5C3" w:rsidR="00841F07" w:rsidRPr="00C90F2C" w:rsidRDefault="00841F07" w:rsidP="00C90F2C">
            <w:pPr>
              <w:spacing w:line="276" w:lineRule="auto"/>
              <w:jc w:val="center"/>
              <w:rPr>
                <w:rFonts w:eastAsia="Times New Roman" w:cstheme="minorHAnsi"/>
                <w:b/>
                <w:bCs/>
                <w:kern w:val="24"/>
                <w:lang w:eastAsia="en-GB"/>
              </w:rPr>
            </w:pPr>
            <w:r w:rsidRPr="00C90F2C">
              <w:rPr>
                <w:rFonts w:eastAsia="Times New Roman" w:cstheme="minorHAnsi"/>
                <w:b/>
                <w:bCs/>
                <w:kern w:val="24"/>
                <w:lang w:eastAsia="en-GB"/>
              </w:rPr>
              <w:t>S</w:t>
            </w:r>
            <w:r w:rsidRPr="00C90F2C">
              <w:rPr>
                <w:rFonts w:eastAsia="Times New Roman" w:cstheme="minorHAnsi"/>
                <w:b/>
                <w:bCs/>
                <w:kern w:val="24"/>
                <w:vertAlign w:val="subscript"/>
                <w:lang w:eastAsia="en-GB"/>
              </w:rPr>
              <w:t>H</w:t>
            </w:r>
          </w:p>
        </w:tc>
        <w:tc>
          <w:tcPr>
            <w:tcW w:w="5365" w:type="dxa"/>
          </w:tcPr>
          <w:p w14:paraId="0BD89C99" w14:textId="1B663B05" w:rsidR="00841F07" w:rsidRPr="00C90F2C" w:rsidRDefault="00C90F2C" w:rsidP="00B12AE7">
            <w:pPr>
              <w:spacing w:line="276" w:lineRule="auto"/>
              <w:rPr>
                <w:bCs/>
                <w:lang w:eastAsia="en-GB"/>
              </w:rPr>
            </w:pPr>
            <w:r>
              <w:t>Proportion of s</w:t>
            </w:r>
            <w:r w:rsidRPr="0098412A">
              <w:t>usceptible humans</w:t>
            </w:r>
          </w:p>
        </w:tc>
        <w:tc>
          <w:tcPr>
            <w:tcW w:w="1791" w:type="dxa"/>
            <w:vAlign w:val="center"/>
          </w:tcPr>
          <w:p w14:paraId="294F0E67" w14:textId="2954251B" w:rsidR="00841F07" w:rsidRPr="00C90F2C" w:rsidRDefault="00841F07" w:rsidP="00C90F2C">
            <w:pPr>
              <w:spacing w:line="276" w:lineRule="auto"/>
              <w:jc w:val="center"/>
              <w:rPr>
                <w:bCs/>
                <w:lang w:eastAsia="en-GB"/>
              </w:rPr>
            </w:pPr>
            <w:r w:rsidRPr="00C90F2C">
              <w:rPr>
                <w:bCs/>
                <w:lang w:eastAsia="en-GB"/>
              </w:rPr>
              <w:t>1</w:t>
            </w:r>
            <w:r w:rsidR="00053C49">
              <w:rPr>
                <w:bCs/>
                <w:lang w:eastAsia="en-GB"/>
              </w:rPr>
              <w:t>.00</w:t>
            </w:r>
          </w:p>
        </w:tc>
      </w:tr>
      <w:tr w:rsidR="00841F07" w:rsidRPr="00C90F2C" w14:paraId="0A964295" w14:textId="77777777" w:rsidTr="00C90F2C">
        <w:trPr>
          <w:cnfStyle w:val="000000100000" w:firstRow="0" w:lastRow="0" w:firstColumn="0" w:lastColumn="0" w:oddVBand="0" w:evenVBand="0" w:oddHBand="1" w:evenHBand="0" w:firstRowFirstColumn="0" w:firstRowLastColumn="0" w:lastRowFirstColumn="0" w:lastRowLastColumn="0"/>
          <w:trHeight w:val="23"/>
        </w:trPr>
        <w:tc>
          <w:tcPr>
            <w:tcW w:w="1860" w:type="dxa"/>
            <w:vAlign w:val="center"/>
          </w:tcPr>
          <w:p w14:paraId="26052C54" w14:textId="69CBC2D3" w:rsidR="00841F07" w:rsidRPr="00C90F2C" w:rsidRDefault="00841F07" w:rsidP="00C90F2C">
            <w:pPr>
              <w:spacing w:line="276" w:lineRule="auto"/>
              <w:jc w:val="center"/>
              <w:rPr>
                <w:rFonts w:eastAsia="Times New Roman" w:cstheme="minorHAnsi"/>
                <w:b/>
                <w:bCs/>
                <w:kern w:val="24"/>
                <w:lang w:eastAsia="en-GB"/>
              </w:rPr>
            </w:pPr>
            <w:r w:rsidRPr="00C90F2C">
              <w:rPr>
                <w:rFonts w:eastAsia="Times New Roman" w:cstheme="minorHAnsi"/>
                <w:b/>
                <w:bCs/>
                <w:kern w:val="24"/>
                <w:lang w:eastAsia="en-GB"/>
              </w:rPr>
              <w:t>I</w:t>
            </w:r>
            <w:r w:rsidRPr="00C90F2C">
              <w:rPr>
                <w:rFonts w:eastAsia="Times New Roman" w:cstheme="minorHAnsi"/>
                <w:b/>
                <w:bCs/>
                <w:kern w:val="24"/>
                <w:vertAlign w:val="subscript"/>
                <w:lang w:eastAsia="en-GB"/>
              </w:rPr>
              <w:t>SH(D)</w:t>
            </w:r>
            <w:r w:rsidRPr="00C90F2C">
              <w:rPr>
                <w:rFonts w:eastAsia="Times New Roman" w:cstheme="minorHAnsi"/>
                <w:b/>
                <w:bCs/>
                <w:kern w:val="24"/>
                <w:vertAlign w:val="superscript"/>
                <w:lang w:eastAsia="en-GB"/>
              </w:rPr>
              <w:t>1</w:t>
            </w:r>
          </w:p>
        </w:tc>
        <w:tc>
          <w:tcPr>
            <w:tcW w:w="5365" w:type="dxa"/>
          </w:tcPr>
          <w:p w14:paraId="2F825B0C" w14:textId="1383A803" w:rsidR="00841F07" w:rsidRPr="00C90F2C" w:rsidRDefault="00C90F2C" w:rsidP="00B12AE7">
            <w:pPr>
              <w:spacing w:line="276" w:lineRule="auto"/>
              <w:rPr>
                <w:bCs/>
                <w:lang w:eastAsia="en-GB"/>
              </w:rPr>
            </w:pPr>
            <w:r>
              <w:t>Proportion of h</w:t>
            </w:r>
            <w:r w:rsidRPr="0098412A">
              <w:t xml:space="preserve">umans infected with antibiotic-sensitive </w:t>
            </w:r>
            <w:r w:rsidRPr="00C90F2C">
              <w:rPr>
                <w:bCs/>
                <w:i/>
                <w:lang w:eastAsia="en-GB"/>
              </w:rPr>
              <w:t>Salmonella</w:t>
            </w:r>
            <w:r>
              <w:rPr>
                <w:bCs/>
                <w:lang w:eastAsia="en-GB"/>
              </w:rPr>
              <w:t xml:space="preserve"> spp.</w:t>
            </w:r>
            <w:r>
              <w:t xml:space="preserve"> (from domestic sources in the heterogeneous model)</w:t>
            </w:r>
          </w:p>
        </w:tc>
        <w:tc>
          <w:tcPr>
            <w:tcW w:w="1791" w:type="dxa"/>
            <w:vAlign w:val="center"/>
          </w:tcPr>
          <w:p w14:paraId="36EBAE9B" w14:textId="23A1CAD4" w:rsidR="00841F07" w:rsidRPr="00C90F2C" w:rsidRDefault="00841F07" w:rsidP="00C90F2C">
            <w:pPr>
              <w:spacing w:line="276" w:lineRule="auto"/>
              <w:jc w:val="center"/>
              <w:rPr>
                <w:bCs/>
                <w:lang w:eastAsia="en-GB"/>
              </w:rPr>
            </w:pPr>
            <w:r w:rsidRPr="00C90F2C">
              <w:rPr>
                <w:bCs/>
                <w:lang w:eastAsia="en-GB"/>
              </w:rPr>
              <w:t>0</w:t>
            </w:r>
            <w:r w:rsidR="00053C49">
              <w:rPr>
                <w:bCs/>
                <w:lang w:eastAsia="en-GB"/>
              </w:rPr>
              <w:t>.00</w:t>
            </w:r>
          </w:p>
        </w:tc>
      </w:tr>
      <w:tr w:rsidR="00841F07" w:rsidRPr="00C90F2C" w14:paraId="24F6C34B" w14:textId="77777777" w:rsidTr="00C90F2C">
        <w:trPr>
          <w:trHeight w:val="23"/>
        </w:trPr>
        <w:tc>
          <w:tcPr>
            <w:tcW w:w="1860" w:type="dxa"/>
            <w:vAlign w:val="center"/>
          </w:tcPr>
          <w:p w14:paraId="07272975" w14:textId="29A1D30D" w:rsidR="00841F07" w:rsidRPr="00C90F2C" w:rsidRDefault="00841F07" w:rsidP="00C90F2C">
            <w:pPr>
              <w:spacing w:line="276" w:lineRule="auto"/>
              <w:jc w:val="center"/>
              <w:rPr>
                <w:rFonts w:eastAsia="Times New Roman" w:cstheme="minorHAnsi"/>
                <w:b/>
                <w:bCs/>
                <w:kern w:val="24"/>
                <w:lang w:eastAsia="en-GB"/>
              </w:rPr>
            </w:pPr>
            <w:r w:rsidRPr="00C90F2C">
              <w:rPr>
                <w:rFonts w:eastAsia="Times New Roman" w:cstheme="minorHAnsi"/>
                <w:b/>
                <w:bCs/>
                <w:kern w:val="24"/>
                <w:lang w:eastAsia="en-GB"/>
              </w:rPr>
              <w:t>I</w:t>
            </w:r>
            <w:r w:rsidRPr="00C90F2C">
              <w:rPr>
                <w:rFonts w:eastAsia="Times New Roman" w:cstheme="minorHAnsi"/>
                <w:b/>
                <w:bCs/>
                <w:kern w:val="24"/>
                <w:vertAlign w:val="subscript"/>
                <w:lang w:eastAsia="en-GB"/>
              </w:rPr>
              <w:t>RH(D)</w:t>
            </w:r>
            <w:r w:rsidRPr="00C90F2C">
              <w:rPr>
                <w:rFonts w:eastAsia="Times New Roman" w:cstheme="minorHAnsi"/>
                <w:b/>
                <w:bCs/>
                <w:kern w:val="24"/>
                <w:vertAlign w:val="superscript"/>
                <w:lang w:eastAsia="en-GB"/>
              </w:rPr>
              <w:t>1</w:t>
            </w:r>
          </w:p>
        </w:tc>
        <w:tc>
          <w:tcPr>
            <w:tcW w:w="5365" w:type="dxa"/>
          </w:tcPr>
          <w:p w14:paraId="046E1CA3" w14:textId="67432F85" w:rsidR="00841F07" w:rsidRPr="00C90F2C" w:rsidRDefault="00C90F2C" w:rsidP="00C90F2C">
            <w:pPr>
              <w:spacing w:line="276" w:lineRule="auto"/>
              <w:rPr>
                <w:bCs/>
                <w:lang w:eastAsia="en-GB"/>
              </w:rPr>
            </w:pPr>
            <w:r>
              <w:t>Proportion of h</w:t>
            </w:r>
            <w:r w:rsidRPr="0098412A">
              <w:t>umans infected with antibiotic-</w:t>
            </w:r>
            <w:r>
              <w:t>resistant</w:t>
            </w:r>
            <w:r w:rsidRPr="0098412A">
              <w:t xml:space="preserve"> </w:t>
            </w:r>
            <w:r w:rsidRPr="00C90F2C">
              <w:rPr>
                <w:bCs/>
                <w:i/>
                <w:lang w:eastAsia="en-GB"/>
              </w:rPr>
              <w:t>Salmonella</w:t>
            </w:r>
            <w:r>
              <w:rPr>
                <w:bCs/>
                <w:lang w:eastAsia="en-GB"/>
              </w:rPr>
              <w:t xml:space="preserve"> spp.</w:t>
            </w:r>
            <w:r>
              <w:t xml:space="preserve"> (from domestic sources in the heterogeneous model)</w:t>
            </w:r>
          </w:p>
        </w:tc>
        <w:tc>
          <w:tcPr>
            <w:tcW w:w="1791" w:type="dxa"/>
            <w:vAlign w:val="center"/>
          </w:tcPr>
          <w:p w14:paraId="0F4D565C" w14:textId="1B79A0E5" w:rsidR="00841F07" w:rsidRPr="00C90F2C" w:rsidRDefault="00841F07" w:rsidP="00C90F2C">
            <w:pPr>
              <w:spacing w:line="276" w:lineRule="auto"/>
              <w:jc w:val="center"/>
              <w:rPr>
                <w:bCs/>
                <w:lang w:eastAsia="en-GB"/>
              </w:rPr>
            </w:pPr>
            <w:r w:rsidRPr="00C90F2C">
              <w:rPr>
                <w:bCs/>
                <w:lang w:eastAsia="en-GB"/>
              </w:rPr>
              <w:t>0</w:t>
            </w:r>
            <w:r w:rsidR="00053C49">
              <w:rPr>
                <w:bCs/>
                <w:lang w:eastAsia="en-GB"/>
              </w:rPr>
              <w:t>.00</w:t>
            </w:r>
          </w:p>
        </w:tc>
      </w:tr>
      <w:tr w:rsidR="00C90F2C" w:rsidRPr="00C90F2C" w14:paraId="25B623AA" w14:textId="77777777" w:rsidTr="00C90F2C">
        <w:trPr>
          <w:cnfStyle w:val="000000100000" w:firstRow="0" w:lastRow="0" w:firstColumn="0" w:lastColumn="0" w:oddVBand="0" w:evenVBand="0" w:oddHBand="1" w:evenHBand="0" w:firstRowFirstColumn="0" w:firstRowLastColumn="0" w:lastRowFirstColumn="0" w:lastRowLastColumn="0"/>
          <w:trHeight w:val="23"/>
        </w:trPr>
        <w:tc>
          <w:tcPr>
            <w:tcW w:w="1860" w:type="dxa"/>
            <w:vAlign w:val="center"/>
          </w:tcPr>
          <w:p w14:paraId="5913A7CC" w14:textId="19A1DF4B" w:rsidR="00C90F2C" w:rsidRPr="00C90F2C" w:rsidRDefault="00C90F2C" w:rsidP="00C90F2C">
            <w:pPr>
              <w:spacing w:line="276" w:lineRule="auto"/>
              <w:jc w:val="center"/>
              <w:rPr>
                <w:rFonts w:eastAsia="Times New Roman" w:cstheme="minorHAnsi"/>
                <w:b/>
                <w:bCs/>
                <w:kern w:val="24"/>
                <w:vertAlign w:val="superscript"/>
                <w:lang w:eastAsia="en-GB"/>
              </w:rPr>
            </w:pPr>
            <w:r w:rsidRPr="00C90F2C">
              <w:rPr>
                <w:rFonts w:eastAsia="Times New Roman" w:cstheme="minorHAnsi"/>
                <w:b/>
                <w:bCs/>
                <w:kern w:val="24"/>
                <w:lang w:eastAsia="en-GB"/>
              </w:rPr>
              <w:t>I</w:t>
            </w:r>
            <w:r w:rsidRPr="00C90F2C">
              <w:rPr>
                <w:rFonts w:eastAsia="Times New Roman" w:cstheme="minorHAnsi"/>
                <w:b/>
                <w:bCs/>
                <w:kern w:val="24"/>
                <w:vertAlign w:val="subscript"/>
                <w:lang w:eastAsia="en-GB"/>
              </w:rPr>
              <w:t>S</w:t>
            </w:r>
            <w:r>
              <w:rPr>
                <w:rFonts w:eastAsia="Times New Roman" w:cstheme="minorHAnsi"/>
                <w:b/>
                <w:bCs/>
                <w:kern w:val="24"/>
                <w:vertAlign w:val="subscript"/>
                <w:lang w:eastAsia="en-GB"/>
              </w:rPr>
              <w:t>H</w:t>
            </w:r>
            <w:r w:rsidRPr="00C90F2C">
              <w:rPr>
                <w:rFonts w:eastAsia="Times New Roman" w:cstheme="minorHAnsi"/>
                <w:b/>
                <w:bCs/>
                <w:kern w:val="24"/>
                <w:vertAlign w:val="subscript"/>
                <w:lang w:eastAsia="en-GB"/>
              </w:rPr>
              <w:t>(</w:t>
            </w:r>
            <w:proofErr w:type="spellStart"/>
            <w:r w:rsidRPr="00C90F2C">
              <w:rPr>
                <w:rFonts w:eastAsia="Times New Roman" w:cstheme="minorHAnsi"/>
                <w:b/>
                <w:bCs/>
                <w:kern w:val="24"/>
                <w:vertAlign w:val="subscript"/>
                <w:lang w:eastAsia="en-GB"/>
              </w:rPr>
              <w:t>i</w:t>
            </w:r>
            <w:proofErr w:type="spellEnd"/>
            <w:r w:rsidRPr="00C90F2C">
              <w:rPr>
                <w:rFonts w:eastAsia="Times New Roman" w:cstheme="minorHAnsi"/>
                <w:b/>
                <w:bCs/>
                <w:kern w:val="24"/>
                <w:vertAlign w:val="subscript"/>
                <w:lang w:eastAsia="en-GB"/>
              </w:rPr>
              <w:t>)</w:t>
            </w:r>
            <w:r w:rsidRPr="00C90F2C">
              <w:rPr>
                <w:rFonts w:eastAsia="Times New Roman" w:cstheme="minorHAnsi"/>
                <w:b/>
                <w:bCs/>
                <w:kern w:val="24"/>
                <w:vertAlign w:val="superscript"/>
                <w:lang w:eastAsia="en-GB"/>
              </w:rPr>
              <w:t>2</w:t>
            </w:r>
          </w:p>
        </w:tc>
        <w:tc>
          <w:tcPr>
            <w:tcW w:w="5365" w:type="dxa"/>
          </w:tcPr>
          <w:p w14:paraId="62192974" w14:textId="2B42F612" w:rsidR="00C90F2C" w:rsidRPr="00C90F2C" w:rsidRDefault="00C90F2C" w:rsidP="00C90F2C">
            <w:pPr>
              <w:spacing w:line="276" w:lineRule="auto"/>
              <w:rPr>
                <w:bCs/>
                <w:lang w:eastAsia="en-GB"/>
              </w:rPr>
            </w:pPr>
            <w:r>
              <w:t>Proportion of h</w:t>
            </w:r>
            <w:r w:rsidRPr="0098412A">
              <w:t>umans infected with antibiotic-</w:t>
            </w:r>
            <w:r>
              <w:t>sensitive</w:t>
            </w:r>
            <w:r w:rsidRPr="0098412A">
              <w:t xml:space="preserve"> </w:t>
            </w:r>
            <w:r w:rsidRPr="00C90F2C">
              <w:rPr>
                <w:bCs/>
                <w:i/>
                <w:lang w:eastAsia="en-GB"/>
              </w:rPr>
              <w:t>Salmonella</w:t>
            </w:r>
            <w:r>
              <w:rPr>
                <w:bCs/>
                <w:lang w:eastAsia="en-GB"/>
              </w:rPr>
              <w:t xml:space="preserve"> spp.</w:t>
            </w:r>
            <w:r>
              <w:t xml:space="preserve"> from imported country </w:t>
            </w:r>
            <w:proofErr w:type="spellStart"/>
            <w:r>
              <w:rPr>
                <w:i/>
              </w:rPr>
              <w:t>i</w:t>
            </w:r>
            <w:proofErr w:type="spellEnd"/>
            <w:r>
              <w:t xml:space="preserve"> (only present in heterogeneous model).</w:t>
            </w:r>
          </w:p>
        </w:tc>
        <w:tc>
          <w:tcPr>
            <w:tcW w:w="1791" w:type="dxa"/>
            <w:vAlign w:val="center"/>
          </w:tcPr>
          <w:p w14:paraId="7A583A01" w14:textId="12D16E7F" w:rsidR="00C90F2C" w:rsidRPr="00C90F2C" w:rsidRDefault="00C90F2C" w:rsidP="00C90F2C">
            <w:pPr>
              <w:spacing w:line="276" w:lineRule="auto"/>
              <w:jc w:val="center"/>
              <w:rPr>
                <w:bCs/>
                <w:lang w:eastAsia="en-GB"/>
              </w:rPr>
            </w:pPr>
            <w:r w:rsidRPr="00C90F2C">
              <w:rPr>
                <w:bCs/>
                <w:lang w:eastAsia="en-GB"/>
              </w:rPr>
              <w:t>0</w:t>
            </w:r>
            <w:r w:rsidR="00053C49">
              <w:rPr>
                <w:bCs/>
                <w:lang w:eastAsia="en-GB"/>
              </w:rPr>
              <w:t>.00</w:t>
            </w:r>
          </w:p>
        </w:tc>
      </w:tr>
      <w:tr w:rsidR="00C90F2C" w:rsidRPr="00C90F2C" w14:paraId="60C4FAB3" w14:textId="77777777" w:rsidTr="00C90F2C">
        <w:trPr>
          <w:trHeight w:val="23"/>
        </w:trPr>
        <w:tc>
          <w:tcPr>
            <w:tcW w:w="1860" w:type="dxa"/>
            <w:vAlign w:val="center"/>
          </w:tcPr>
          <w:p w14:paraId="74301C20" w14:textId="069B986B" w:rsidR="00C90F2C" w:rsidRPr="00C90F2C" w:rsidRDefault="00C90F2C" w:rsidP="00C90F2C">
            <w:pPr>
              <w:spacing w:line="276" w:lineRule="auto"/>
              <w:jc w:val="center"/>
              <w:rPr>
                <w:rFonts w:eastAsia="Times New Roman" w:cstheme="minorHAnsi"/>
                <w:b/>
                <w:bCs/>
                <w:kern w:val="24"/>
                <w:vertAlign w:val="superscript"/>
                <w:lang w:eastAsia="en-GB"/>
              </w:rPr>
            </w:pPr>
            <w:r w:rsidRPr="00C90F2C">
              <w:rPr>
                <w:rFonts w:eastAsia="Times New Roman" w:cstheme="minorHAnsi"/>
                <w:b/>
                <w:bCs/>
                <w:kern w:val="24"/>
                <w:lang w:eastAsia="en-GB"/>
              </w:rPr>
              <w:t>I</w:t>
            </w:r>
            <w:r w:rsidRPr="00C90F2C">
              <w:rPr>
                <w:rFonts w:eastAsia="Times New Roman" w:cstheme="minorHAnsi"/>
                <w:b/>
                <w:bCs/>
                <w:kern w:val="24"/>
                <w:vertAlign w:val="subscript"/>
                <w:lang w:eastAsia="en-GB"/>
              </w:rPr>
              <w:t>RH(</w:t>
            </w:r>
            <w:proofErr w:type="spellStart"/>
            <w:r w:rsidRPr="00C90F2C">
              <w:rPr>
                <w:rFonts w:eastAsia="Times New Roman" w:cstheme="minorHAnsi"/>
                <w:b/>
                <w:bCs/>
                <w:kern w:val="24"/>
                <w:vertAlign w:val="subscript"/>
                <w:lang w:eastAsia="en-GB"/>
              </w:rPr>
              <w:t>i</w:t>
            </w:r>
            <w:proofErr w:type="spellEnd"/>
            <w:r w:rsidRPr="00C90F2C">
              <w:rPr>
                <w:rFonts w:eastAsia="Times New Roman" w:cstheme="minorHAnsi"/>
                <w:b/>
                <w:bCs/>
                <w:kern w:val="24"/>
                <w:vertAlign w:val="subscript"/>
                <w:lang w:eastAsia="en-GB"/>
              </w:rPr>
              <w:t>)</w:t>
            </w:r>
            <w:r w:rsidRPr="00C90F2C">
              <w:rPr>
                <w:rFonts w:eastAsia="Times New Roman" w:cstheme="minorHAnsi"/>
                <w:b/>
                <w:bCs/>
                <w:kern w:val="24"/>
                <w:vertAlign w:val="superscript"/>
                <w:lang w:eastAsia="en-GB"/>
              </w:rPr>
              <w:t>2</w:t>
            </w:r>
          </w:p>
        </w:tc>
        <w:tc>
          <w:tcPr>
            <w:tcW w:w="5365" w:type="dxa"/>
          </w:tcPr>
          <w:p w14:paraId="74B3E458" w14:textId="2CBF3000" w:rsidR="00C90F2C" w:rsidRPr="00C90F2C" w:rsidRDefault="00C90F2C" w:rsidP="00C90F2C">
            <w:pPr>
              <w:spacing w:line="276" w:lineRule="auto"/>
            </w:pPr>
            <w:r>
              <w:t>Proportion of h</w:t>
            </w:r>
            <w:r w:rsidRPr="0098412A">
              <w:t>umans infected with antibiotic-</w:t>
            </w:r>
            <w:r>
              <w:t>resistant</w:t>
            </w:r>
            <w:r w:rsidRPr="0098412A">
              <w:t xml:space="preserve"> </w:t>
            </w:r>
            <w:r w:rsidRPr="00C90F2C">
              <w:rPr>
                <w:bCs/>
                <w:i/>
                <w:lang w:eastAsia="en-GB"/>
              </w:rPr>
              <w:t>Salmonella</w:t>
            </w:r>
            <w:r>
              <w:rPr>
                <w:bCs/>
                <w:lang w:eastAsia="en-GB"/>
              </w:rPr>
              <w:t xml:space="preserve"> spp.</w:t>
            </w:r>
            <w:r>
              <w:t xml:space="preserve"> from imported country </w:t>
            </w:r>
            <w:proofErr w:type="spellStart"/>
            <w:r>
              <w:rPr>
                <w:i/>
              </w:rPr>
              <w:t>i</w:t>
            </w:r>
            <w:proofErr w:type="spellEnd"/>
            <w:r>
              <w:t xml:space="preserve"> (only present in heterogeneous model).</w:t>
            </w:r>
          </w:p>
        </w:tc>
        <w:tc>
          <w:tcPr>
            <w:tcW w:w="1791" w:type="dxa"/>
            <w:vAlign w:val="center"/>
          </w:tcPr>
          <w:p w14:paraId="344BF363" w14:textId="79A4AECF" w:rsidR="00C90F2C" w:rsidRPr="00C90F2C" w:rsidRDefault="00C90F2C" w:rsidP="00C90F2C">
            <w:pPr>
              <w:spacing w:line="276" w:lineRule="auto"/>
              <w:jc w:val="center"/>
              <w:rPr>
                <w:bCs/>
                <w:lang w:eastAsia="en-GB"/>
              </w:rPr>
            </w:pPr>
            <w:r w:rsidRPr="00C90F2C">
              <w:rPr>
                <w:bCs/>
                <w:lang w:eastAsia="en-GB"/>
              </w:rPr>
              <w:t>0</w:t>
            </w:r>
            <w:r w:rsidR="00053C49">
              <w:rPr>
                <w:bCs/>
                <w:lang w:eastAsia="en-GB"/>
              </w:rPr>
              <w:t>.00</w:t>
            </w:r>
          </w:p>
        </w:tc>
      </w:tr>
    </w:tbl>
    <w:p w14:paraId="1E391F14" w14:textId="278EA82E" w:rsidR="000240B6" w:rsidRPr="00340387" w:rsidRDefault="00C90F2C" w:rsidP="00340387">
      <w:pPr>
        <w:jc w:val="both"/>
        <w:rPr>
          <w:rFonts w:cstheme="minorHAnsi"/>
          <w:bCs/>
          <w:sz w:val="18"/>
        </w:rPr>
      </w:pPr>
      <w:r w:rsidRPr="00340387">
        <w:rPr>
          <w:rFonts w:cstheme="minorHAnsi"/>
          <w:bCs/>
          <w:sz w:val="18"/>
          <w:vertAlign w:val="superscript"/>
        </w:rPr>
        <w:t>1</w:t>
      </w:r>
      <w:r w:rsidRPr="00340387">
        <w:rPr>
          <w:rFonts w:cstheme="minorHAnsi"/>
          <w:bCs/>
          <w:sz w:val="18"/>
        </w:rPr>
        <w:t>In the heterogeneous model, I</w:t>
      </w:r>
      <w:r w:rsidRPr="00340387">
        <w:rPr>
          <w:rFonts w:cstheme="minorHAnsi"/>
          <w:bCs/>
          <w:sz w:val="18"/>
          <w:vertAlign w:val="subscript"/>
        </w:rPr>
        <w:t>SA</w:t>
      </w:r>
      <w:r w:rsidRPr="00340387">
        <w:rPr>
          <w:rFonts w:cstheme="minorHAnsi"/>
          <w:bCs/>
          <w:sz w:val="18"/>
        </w:rPr>
        <w:t xml:space="preserve"> and I</w:t>
      </w:r>
      <w:r w:rsidRPr="00340387">
        <w:rPr>
          <w:rFonts w:cstheme="minorHAnsi"/>
          <w:bCs/>
          <w:sz w:val="18"/>
          <w:vertAlign w:val="subscript"/>
        </w:rPr>
        <w:t>RA</w:t>
      </w:r>
      <w:r w:rsidRPr="00340387">
        <w:rPr>
          <w:rFonts w:cstheme="minorHAnsi"/>
          <w:bCs/>
          <w:sz w:val="18"/>
        </w:rPr>
        <w:t xml:space="preserve"> </w:t>
      </w:r>
      <w:r w:rsidR="00CB3FB9" w:rsidRPr="00340387">
        <w:rPr>
          <w:rFonts w:cstheme="minorHAnsi"/>
          <w:bCs/>
          <w:sz w:val="18"/>
        </w:rPr>
        <w:t>parameters are changed</w:t>
      </w:r>
      <w:r w:rsidRPr="00340387">
        <w:rPr>
          <w:rFonts w:cstheme="minorHAnsi"/>
          <w:bCs/>
          <w:sz w:val="18"/>
        </w:rPr>
        <w:t xml:space="preserve"> into I</w:t>
      </w:r>
      <w:r w:rsidR="00CB3FB9" w:rsidRPr="00340387">
        <w:rPr>
          <w:rFonts w:cstheme="minorHAnsi"/>
          <w:bCs/>
          <w:sz w:val="18"/>
          <w:vertAlign w:val="subscript"/>
        </w:rPr>
        <w:t>S</w:t>
      </w:r>
      <w:r w:rsidRPr="00340387">
        <w:rPr>
          <w:rFonts w:cstheme="minorHAnsi"/>
          <w:bCs/>
          <w:sz w:val="18"/>
          <w:vertAlign w:val="subscript"/>
        </w:rPr>
        <w:t>D</w:t>
      </w:r>
      <w:r w:rsidRPr="00340387">
        <w:rPr>
          <w:rFonts w:cstheme="minorHAnsi"/>
          <w:bCs/>
          <w:sz w:val="18"/>
        </w:rPr>
        <w:t xml:space="preserve"> and I</w:t>
      </w:r>
      <w:r w:rsidR="00CB3FB9" w:rsidRPr="00340387">
        <w:rPr>
          <w:rFonts w:cstheme="minorHAnsi"/>
          <w:bCs/>
          <w:sz w:val="18"/>
          <w:vertAlign w:val="subscript"/>
        </w:rPr>
        <w:t>R</w:t>
      </w:r>
      <w:r w:rsidRPr="00340387">
        <w:rPr>
          <w:rFonts w:cstheme="minorHAnsi"/>
          <w:bCs/>
          <w:sz w:val="18"/>
          <w:vertAlign w:val="subscript"/>
        </w:rPr>
        <w:t>D</w:t>
      </w:r>
      <w:r w:rsidRPr="00340387">
        <w:rPr>
          <w:rFonts w:cstheme="minorHAnsi"/>
          <w:bCs/>
          <w:sz w:val="18"/>
        </w:rPr>
        <w:t xml:space="preserve"> to represent </w:t>
      </w:r>
      <w:r w:rsidR="00CB3FB9" w:rsidRPr="00340387">
        <w:rPr>
          <w:rFonts w:cstheme="minorHAnsi"/>
          <w:bCs/>
          <w:sz w:val="18"/>
        </w:rPr>
        <w:t xml:space="preserve">foodborne bacteria </w:t>
      </w:r>
      <w:r w:rsidRPr="00340387">
        <w:rPr>
          <w:rFonts w:cstheme="minorHAnsi"/>
          <w:bCs/>
          <w:sz w:val="18"/>
        </w:rPr>
        <w:t xml:space="preserve">carriage in domestic </w:t>
      </w:r>
      <w:r w:rsidR="00CB3FB9" w:rsidRPr="00340387">
        <w:rPr>
          <w:rFonts w:cstheme="minorHAnsi"/>
          <w:bCs/>
          <w:sz w:val="18"/>
        </w:rPr>
        <w:t xml:space="preserve">(D) </w:t>
      </w:r>
      <w:r w:rsidRPr="00340387">
        <w:rPr>
          <w:rFonts w:cstheme="minorHAnsi"/>
          <w:bCs/>
          <w:sz w:val="18"/>
        </w:rPr>
        <w:t>livestock</w:t>
      </w:r>
      <w:r w:rsidR="00CB3FB9" w:rsidRPr="00340387">
        <w:rPr>
          <w:rFonts w:cstheme="minorHAnsi"/>
          <w:bCs/>
          <w:sz w:val="18"/>
        </w:rPr>
        <w:t>.</w:t>
      </w:r>
    </w:p>
    <w:p w14:paraId="1659A23C" w14:textId="4E3179F2" w:rsidR="003C1A26" w:rsidRPr="00340387" w:rsidRDefault="00C90F2C" w:rsidP="00340387">
      <w:pPr>
        <w:jc w:val="both"/>
        <w:rPr>
          <w:rFonts w:cstheme="minorHAnsi"/>
          <w:bCs/>
          <w:sz w:val="18"/>
        </w:rPr>
      </w:pPr>
      <w:r w:rsidRPr="00340387">
        <w:rPr>
          <w:rFonts w:cstheme="minorHAnsi"/>
          <w:bCs/>
          <w:sz w:val="18"/>
          <w:vertAlign w:val="superscript"/>
        </w:rPr>
        <w:t>2</w:t>
      </w:r>
      <w:r w:rsidRPr="00340387">
        <w:rPr>
          <w:rFonts w:cstheme="minorHAnsi"/>
          <w:bCs/>
          <w:sz w:val="18"/>
        </w:rPr>
        <w:t>In the heterogeneous</w:t>
      </w:r>
      <w:r w:rsidR="00CB3FB9" w:rsidRPr="00340387">
        <w:rPr>
          <w:rFonts w:cstheme="minorHAnsi"/>
          <w:bCs/>
          <w:sz w:val="18"/>
        </w:rPr>
        <w:t xml:space="preserve"> model, the human compartment are</w:t>
      </w:r>
      <w:r w:rsidRPr="00340387">
        <w:rPr>
          <w:rFonts w:cstheme="minorHAnsi"/>
          <w:bCs/>
          <w:sz w:val="18"/>
        </w:rPr>
        <w:t xml:space="preserve"> stratified to track the proportion of human antibiotic-sensitive/resistant infecti</w:t>
      </w:r>
      <w:r w:rsidR="00CB3FB9" w:rsidRPr="00340387">
        <w:rPr>
          <w:rFonts w:cstheme="minorHAnsi"/>
          <w:bCs/>
          <w:sz w:val="18"/>
        </w:rPr>
        <w:t>ons from each importing country.</w:t>
      </w:r>
      <w:r w:rsidR="00053C49" w:rsidRPr="00340387">
        <w:rPr>
          <w:rFonts w:cstheme="minorHAnsi"/>
          <w:bCs/>
          <w:sz w:val="18"/>
        </w:rPr>
        <w:t xml:space="preserve"> </w:t>
      </w:r>
      <w:proofErr w:type="spellStart"/>
      <w:r w:rsidR="00053C49" w:rsidRPr="00340387">
        <w:rPr>
          <w:rFonts w:cstheme="minorHAnsi"/>
          <w:bCs/>
          <w:sz w:val="18"/>
        </w:rPr>
        <w:t>e.g</w:t>
      </w:r>
      <w:proofErr w:type="spellEnd"/>
      <w:r w:rsidR="00053C49" w:rsidRPr="00340387">
        <w:rPr>
          <w:rFonts w:cstheme="minorHAnsi"/>
          <w:bCs/>
          <w:sz w:val="18"/>
        </w:rPr>
        <w:t>:</w:t>
      </w:r>
      <w:r w:rsidR="00CB3FB9" w:rsidRPr="00340387">
        <w:rPr>
          <w:rFonts w:cstheme="minorHAnsi"/>
          <w:bCs/>
          <w:sz w:val="18"/>
        </w:rPr>
        <w:t xml:space="preserve"> The proportion of antibiotic-sensitive human foodborne infection from importing country is</w:t>
      </w:r>
      <w:proofErr w:type="gramStart"/>
      <w:r w:rsidR="00CB3FB9" w:rsidRPr="00340387">
        <w:rPr>
          <w:rFonts w:cstheme="minorHAnsi"/>
          <w:bCs/>
          <w:sz w:val="18"/>
        </w:rPr>
        <w:t>:</w:t>
      </w:r>
      <w:r w:rsidRPr="00340387">
        <w:rPr>
          <w:rFonts w:cstheme="minorHAnsi"/>
          <w:bCs/>
          <w:sz w:val="18"/>
        </w:rPr>
        <w:t xml:space="preserve"> </w:t>
      </w:r>
      <w:proofErr w:type="gramEnd"/>
      <m:oMath>
        <m:sSub>
          <m:sSubPr>
            <m:ctrlPr>
              <w:rPr>
                <w:rFonts w:ascii="Cambria Math" w:hAnsi="Cambria Math" w:cstheme="minorHAnsi"/>
                <w:bCs/>
                <w:i/>
                <w:sz w:val="18"/>
              </w:rPr>
            </m:ctrlPr>
          </m:sSubPr>
          <m:e>
            <m:r>
              <w:rPr>
                <w:rFonts w:ascii="Cambria Math" w:hAnsi="Cambria Math" w:cstheme="minorHAnsi"/>
                <w:sz w:val="18"/>
              </w:rPr>
              <m:t>I</m:t>
            </m:r>
          </m:e>
          <m:sub>
            <m:r>
              <w:rPr>
                <w:rFonts w:ascii="Cambria Math" w:hAnsi="Cambria Math" w:cstheme="minorHAnsi"/>
                <w:sz w:val="18"/>
              </w:rPr>
              <m:t>SHi</m:t>
            </m:r>
          </m:sub>
        </m:sSub>
        <m:r>
          <w:rPr>
            <w:rFonts w:ascii="Cambria Math" w:hAnsi="Cambria Math" w:cstheme="minorHAnsi"/>
            <w:sz w:val="18"/>
          </w:rPr>
          <m:t>∈</m:t>
        </m:r>
        <m:d>
          <m:dPr>
            <m:begChr m:val="{"/>
            <m:endChr m:val="}"/>
            <m:ctrlPr>
              <w:rPr>
                <w:rFonts w:ascii="Cambria Math" w:hAnsi="Cambria Math" w:cstheme="minorHAnsi"/>
                <w:bCs/>
                <w:i/>
                <w:sz w:val="18"/>
              </w:rPr>
            </m:ctrlPr>
          </m:dPr>
          <m:e>
            <m:sSub>
              <m:sSubPr>
                <m:ctrlPr>
                  <w:rPr>
                    <w:rFonts w:ascii="Cambria Math" w:hAnsi="Cambria Math" w:cstheme="minorHAnsi"/>
                    <w:bCs/>
                    <w:i/>
                    <w:sz w:val="18"/>
                  </w:rPr>
                </m:ctrlPr>
              </m:sSubPr>
              <m:e>
                <m:r>
                  <w:rPr>
                    <w:rFonts w:ascii="Cambria Math" w:hAnsi="Cambria Math" w:cstheme="minorHAnsi"/>
                    <w:sz w:val="18"/>
                  </w:rPr>
                  <m:t>I</m:t>
                </m:r>
              </m:e>
              <m:sub>
                <m:r>
                  <w:rPr>
                    <w:rFonts w:ascii="Cambria Math" w:hAnsi="Cambria Math" w:cstheme="minorHAnsi"/>
                    <w:sz w:val="18"/>
                  </w:rPr>
                  <m:t>SH1</m:t>
                </m:r>
              </m:sub>
            </m:sSub>
            <m:r>
              <w:rPr>
                <w:rFonts w:ascii="Cambria Math" w:hAnsi="Cambria Math" w:cstheme="minorHAnsi"/>
                <w:sz w:val="18"/>
              </w:rPr>
              <m:t>,…,</m:t>
            </m:r>
            <m:sSub>
              <m:sSubPr>
                <m:ctrlPr>
                  <w:rPr>
                    <w:rFonts w:ascii="Cambria Math" w:hAnsi="Cambria Math" w:cstheme="minorHAnsi"/>
                    <w:bCs/>
                    <w:i/>
                    <w:sz w:val="18"/>
                  </w:rPr>
                </m:ctrlPr>
              </m:sSubPr>
              <m:e>
                <m:r>
                  <w:rPr>
                    <w:rFonts w:ascii="Cambria Math" w:hAnsi="Cambria Math" w:cstheme="minorHAnsi"/>
                    <w:sz w:val="18"/>
                  </w:rPr>
                  <m:t>I</m:t>
                </m:r>
              </m:e>
              <m:sub>
                <m:r>
                  <w:rPr>
                    <w:rFonts w:ascii="Cambria Math" w:hAnsi="Cambria Math" w:cstheme="minorHAnsi"/>
                    <w:sz w:val="18"/>
                  </w:rPr>
                  <m:t>SHn</m:t>
                </m:r>
              </m:sub>
            </m:sSub>
          </m:e>
        </m:d>
      </m:oMath>
      <w:r w:rsidRPr="00340387">
        <w:rPr>
          <w:rFonts w:cstheme="minorHAnsi"/>
          <w:bCs/>
          <w:sz w:val="18"/>
        </w:rPr>
        <w:t>.</w:t>
      </w:r>
    </w:p>
    <w:p w14:paraId="4024DA84" w14:textId="60DFDF54" w:rsidR="003C1A26" w:rsidRDefault="003C1A26" w:rsidP="002F4FE4">
      <w:pPr>
        <w:rPr>
          <w:b/>
          <w:bCs/>
          <w:u w:val="single"/>
        </w:rPr>
      </w:pPr>
    </w:p>
    <w:p w14:paraId="07879081" w14:textId="76BF696B" w:rsidR="003C1A26" w:rsidRDefault="003C1A26" w:rsidP="002F4FE4">
      <w:pPr>
        <w:rPr>
          <w:b/>
          <w:bCs/>
          <w:u w:val="single"/>
        </w:rPr>
      </w:pPr>
    </w:p>
    <w:p w14:paraId="283C35CB" w14:textId="28E87368" w:rsidR="003C1A26" w:rsidRDefault="003C1A26" w:rsidP="002F4FE4">
      <w:pPr>
        <w:rPr>
          <w:b/>
          <w:bCs/>
          <w:u w:val="single"/>
        </w:rPr>
      </w:pPr>
    </w:p>
    <w:p w14:paraId="78A01B45" w14:textId="314312A4" w:rsidR="003C1A26" w:rsidRDefault="003C1A26" w:rsidP="002F4FE4">
      <w:pPr>
        <w:rPr>
          <w:b/>
          <w:bCs/>
          <w:u w:val="single"/>
        </w:rPr>
      </w:pPr>
    </w:p>
    <w:p w14:paraId="752ED8B2" w14:textId="6E0D6A5D" w:rsidR="003C1A26" w:rsidRDefault="003C1A26" w:rsidP="002F4FE4">
      <w:pPr>
        <w:rPr>
          <w:b/>
          <w:bCs/>
          <w:u w:val="single"/>
        </w:rPr>
      </w:pPr>
    </w:p>
    <w:p w14:paraId="13B6531F" w14:textId="549F7DF0" w:rsidR="00655ACD" w:rsidRDefault="00655ACD" w:rsidP="002F4FE4">
      <w:pPr>
        <w:rPr>
          <w:b/>
          <w:bCs/>
          <w:u w:val="single"/>
        </w:rPr>
      </w:pPr>
    </w:p>
    <w:p w14:paraId="05AF4A71" w14:textId="30C773E5" w:rsidR="00655ACD" w:rsidRDefault="00655ACD" w:rsidP="002F4FE4">
      <w:pPr>
        <w:rPr>
          <w:b/>
          <w:bCs/>
          <w:u w:val="single"/>
        </w:rPr>
      </w:pPr>
    </w:p>
    <w:p w14:paraId="6EB5DD6C" w14:textId="51FC7224" w:rsidR="00655ACD" w:rsidRDefault="00655ACD" w:rsidP="002F4FE4">
      <w:pPr>
        <w:rPr>
          <w:b/>
          <w:bCs/>
          <w:u w:val="single"/>
        </w:rPr>
      </w:pPr>
    </w:p>
    <w:p w14:paraId="5CB3BD4C" w14:textId="7671EDDD" w:rsidR="00655ACD" w:rsidRDefault="00655ACD" w:rsidP="002F4FE4">
      <w:pPr>
        <w:rPr>
          <w:b/>
          <w:bCs/>
          <w:u w:val="single"/>
        </w:rPr>
      </w:pPr>
    </w:p>
    <w:p w14:paraId="0BBF2EA6" w14:textId="406D576B" w:rsidR="00655ACD" w:rsidRDefault="00655ACD" w:rsidP="002F4FE4">
      <w:pPr>
        <w:rPr>
          <w:b/>
          <w:bCs/>
          <w:u w:val="single"/>
        </w:rPr>
      </w:pPr>
    </w:p>
    <w:p w14:paraId="020CF16A" w14:textId="4E197C4D" w:rsidR="00655ACD" w:rsidRDefault="00655ACD" w:rsidP="002F4FE4">
      <w:pPr>
        <w:rPr>
          <w:b/>
          <w:bCs/>
          <w:u w:val="single"/>
        </w:rPr>
      </w:pPr>
    </w:p>
    <w:p w14:paraId="48CE37C7" w14:textId="6A9BDF3D" w:rsidR="000217FF" w:rsidRPr="000D399F" w:rsidRDefault="00345C57" w:rsidP="00345C57">
      <w:pPr>
        <w:spacing w:line="360" w:lineRule="auto"/>
        <w:jc w:val="center"/>
        <w:rPr>
          <w:b/>
          <w:bCs/>
          <w:u w:val="single"/>
        </w:rPr>
      </w:pPr>
      <w:r>
        <w:rPr>
          <w:b/>
          <w:bCs/>
          <w:u w:val="single"/>
        </w:rPr>
        <w:lastRenderedPageBreak/>
        <w:t>DATASETS AND DATA MANIPULATION</w:t>
      </w:r>
    </w:p>
    <w:p w14:paraId="2B6173E1" w14:textId="65063E11" w:rsidR="00655ACD" w:rsidRDefault="00655ACD" w:rsidP="00CB4EF1">
      <w:pPr>
        <w:spacing w:line="360" w:lineRule="auto"/>
        <w:jc w:val="both"/>
      </w:pPr>
      <w:r>
        <w:t xml:space="preserve">We note the use of three curated datasets for this study. These datasets were used for three </w:t>
      </w:r>
      <w:r w:rsidR="00093740">
        <w:t>purposes</w:t>
      </w:r>
      <w:r>
        <w:t>: 1) Fitting the relationship between domestic live</w:t>
      </w:r>
      <w:r w:rsidR="00326C50">
        <w:t xml:space="preserve">stock ampicillin usage and resistance, 2) Parameterising the relative share of import, contamination and resistance among importing countries and 3) UK-specific outcome measures for the </w:t>
      </w:r>
      <w:r w:rsidR="00326C50" w:rsidRPr="00093740">
        <w:rPr>
          <w:i/>
        </w:rPr>
        <w:t>Salmonella</w:t>
      </w:r>
      <w:r w:rsidR="00326C50">
        <w:t xml:space="preserve"> spp. in fattening pigs case study. </w:t>
      </w:r>
    </w:p>
    <w:p w14:paraId="66D6D9C4" w14:textId="5B6D1622" w:rsidR="00326C50" w:rsidRPr="00326C50" w:rsidRDefault="00326C50" w:rsidP="00326C50">
      <w:pPr>
        <w:spacing w:line="360" w:lineRule="auto"/>
        <w:rPr>
          <w:b/>
          <w:bCs/>
          <w:u w:val="single"/>
        </w:rPr>
      </w:pPr>
    </w:p>
    <w:p w14:paraId="02F6FFB4" w14:textId="598BF1BC" w:rsidR="00326C50" w:rsidRDefault="00326C50" w:rsidP="00326C50">
      <w:pPr>
        <w:pStyle w:val="ListParagraph"/>
        <w:numPr>
          <w:ilvl w:val="0"/>
          <w:numId w:val="9"/>
        </w:numPr>
        <w:spacing w:line="360" w:lineRule="auto"/>
        <w:rPr>
          <w:b/>
          <w:bCs/>
          <w:u w:val="single"/>
        </w:rPr>
      </w:pPr>
      <w:r w:rsidRPr="00326C50">
        <w:rPr>
          <w:b/>
          <w:bCs/>
          <w:u w:val="single"/>
        </w:rPr>
        <w:t>Relationship betwee</w:t>
      </w:r>
      <w:r w:rsidR="00CB4EF1">
        <w:rPr>
          <w:b/>
          <w:bCs/>
          <w:u w:val="single"/>
        </w:rPr>
        <w:t>n domestic ampicillin usage/</w:t>
      </w:r>
      <w:r w:rsidRPr="00326C50">
        <w:rPr>
          <w:b/>
          <w:bCs/>
          <w:u w:val="single"/>
        </w:rPr>
        <w:t xml:space="preserve">resistance </w:t>
      </w:r>
      <w:r>
        <w:rPr>
          <w:b/>
          <w:bCs/>
          <w:u w:val="single"/>
        </w:rPr>
        <w:t>dataset</w:t>
      </w:r>
    </w:p>
    <w:p w14:paraId="5AB3B27B" w14:textId="77777777" w:rsidR="00093740" w:rsidRDefault="005363AC" w:rsidP="000B587E">
      <w:pPr>
        <w:spacing w:line="360" w:lineRule="auto"/>
        <w:jc w:val="both"/>
        <w:rPr>
          <w:bCs/>
          <w:lang w:eastAsia="en-GB"/>
        </w:rPr>
      </w:pPr>
      <w:r>
        <w:t xml:space="preserve">Ampicillin sales data from the </w:t>
      </w:r>
      <w:r w:rsidRPr="00965EE4">
        <w:rPr>
          <w:bCs/>
          <w:lang w:eastAsia="en-GB"/>
        </w:rPr>
        <w:t>European Surveillance of Veterinary Antimicrobial Consumption (ESVAC)</w:t>
      </w:r>
      <w:r>
        <w:rPr>
          <w:bCs/>
          <w:lang w:eastAsia="en-GB"/>
        </w:rPr>
        <w:t xml:space="preserve"> from 2015-2018 was used in this study as a proxy for antibiotic usage</w:t>
      </w:r>
      <w:r w:rsidR="008B57F1">
        <w:rPr>
          <w:bCs/>
          <w:lang w:eastAsia="en-GB"/>
        </w:rPr>
        <w:t xml:space="preserve"> </w:t>
      </w:r>
      <w:r w:rsidR="008B57F1">
        <w:rPr>
          <w:bCs/>
          <w:lang w:eastAsia="en-GB"/>
        </w:rPr>
        <w:fldChar w:fldCharType="begin">
          <w:fldData xml:space="preserve">PEVuZE5vdGU+PENpdGU+PEF1dGhvcj5FdXJvcGVhbiBNZWRpY2luZXMgQWdlbmN5PC9BdXRob3I+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=
</w:fldData>
        </w:fldChar>
      </w:r>
      <w:r w:rsidR="008B57F1">
        <w:rPr>
          <w:bCs/>
          <w:lang w:eastAsia="en-GB"/>
        </w:rPr>
        <w:instrText xml:space="preserve"> ADDIN EN.CITE </w:instrText>
      </w:r>
      <w:r w:rsidR="008B57F1">
        <w:rPr>
          <w:bCs/>
          <w:lang w:eastAsia="en-GB"/>
        </w:rPr>
        <w:fldChar w:fldCharType="begin">
          <w:fldData xml:space="preserve">PEVuZE5vdGU+PENpdGU+PEF1dGhvcj5FdXJvcGVhbiBNZWRpY2luZXMgQWdlbmN5PC9BdXRob3I+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=
</w:fldData>
        </w:fldChar>
      </w:r>
      <w:r w:rsidR="008B57F1">
        <w:rPr>
          <w:bCs/>
          <w:lang w:eastAsia="en-GB"/>
        </w:rPr>
        <w:instrText xml:space="preserve"> ADDIN EN.CITE.DATA </w:instrText>
      </w:r>
      <w:r w:rsidR="008B57F1">
        <w:rPr>
          <w:bCs/>
          <w:lang w:eastAsia="en-GB"/>
        </w:rPr>
      </w:r>
      <w:r w:rsidR="008B57F1">
        <w:rPr>
          <w:bCs/>
          <w:lang w:eastAsia="en-GB"/>
        </w:rPr>
        <w:fldChar w:fldCharType="end"/>
      </w:r>
      <w:r w:rsidR="008B57F1">
        <w:rPr>
          <w:bCs/>
          <w:lang w:eastAsia="en-GB"/>
        </w:rPr>
      </w:r>
      <w:r w:rsidR="008B57F1">
        <w:rPr>
          <w:bCs/>
          <w:lang w:eastAsia="en-GB"/>
        </w:rPr>
        <w:fldChar w:fldCharType="separate"/>
      </w:r>
      <w:r w:rsidR="008B57F1">
        <w:rPr>
          <w:bCs/>
          <w:noProof/>
          <w:lang w:eastAsia="en-GB"/>
        </w:rPr>
        <w:t>(1-4)</w:t>
      </w:r>
      <w:r w:rsidR="008B57F1">
        <w:rPr>
          <w:bCs/>
          <w:lang w:eastAsia="en-GB"/>
        </w:rPr>
        <w:fldChar w:fldCharType="end"/>
      </w:r>
      <w:r>
        <w:rPr>
          <w:bCs/>
          <w:lang w:eastAsia="en-GB"/>
        </w:rPr>
        <w:t>.</w:t>
      </w:r>
      <w:r w:rsidR="00093740">
        <w:rPr>
          <w:bCs/>
          <w:lang w:eastAsia="en-GB"/>
        </w:rPr>
        <w:t xml:space="preserve"> The r</w:t>
      </w:r>
      <w:r>
        <w:rPr>
          <w:bCs/>
          <w:lang w:eastAsia="en-GB"/>
        </w:rPr>
        <w:t xml:space="preserve">ationale for the use of antibiotic sales data as a proxy for usage and details of scaling calculations used to scale general sales data for fattening pig biomass can be found in the </w:t>
      </w:r>
      <w:r w:rsidRPr="005363AC">
        <w:rPr>
          <w:b/>
          <w:lang w:eastAsia="en-GB"/>
        </w:rPr>
        <w:t>supplementary material</w:t>
      </w:r>
      <w:r>
        <w:rPr>
          <w:bCs/>
          <w:lang w:eastAsia="en-GB"/>
        </w:rPr>
        <w:t xml:space="preserve"> for chapter 2. </w:t>
      </w:r>
    </w:p>
    <w:p w14:paraId="48DFD9AA" w14:textId="77777777" w:rsidR="00093740" w:rsidRDefault="00093740" w:rsidP="000B587E">
      <w:pPr>
        <w:spacing w:line="360" w:lineRule="auto"/>
        <w:jc w:val="both"/>
        <w:rPr>
          <w:bCs/>
          <w:lang w:eastAsia="en-GB"/>
        </w:rPr>
      </w:pPr>
    </w:p>
    <w:p w14:paraId="634871E0" w14:textId="1042379C" w:rsidR="00060292" w:rsidRDefault="00060292" w:rsidP="000B587E">
      <w:pPr>
        <w:spacing w:line="360" w:lineRule="auto"/>
        <w:jc w:val="both"/>
      </w:pPr>
      <w:r>
        <w:rPr>
          <w:bCs/>
          <w:lang w:eastAsia="en-GB"/>
        </w:rPr>
        <w:t xml:space="preserve">The unit of measurement used for </w:t>
      </w:r>
      <w:r w:rsidR="00093740">
        <w:rPr>
          <w:bCs/>
          <w:lang w:eastAsia="en-GB"/>
        </w:rPr>
        <w:t xml:space="preserve">the </w:t>
      </w:r>
      <w:r>
        <w:rPr>
          <w:bCs/>
          <w:lang w:eastAsia="en-GB"/>
        </w:rPr>
        <w:t>ESVAC data</w:t>
      </w:r>
      <w:r w:rsidR="00093740">
        <w:rPr>
          <w:bCs/>
          <w:lang w:eastAsia="en-GB"/>
        </w:rPr>
        <w:t>set</w:t>
      </w:r>
      <w:r>
        <w:rPr>
          <w:bCs/>
          <w:lang w:eastAsia="en-GB"/>
        </w:rPr>
        <w:t xml:space="preserve"> was gram</w:t>
      </w:r>
      <w:del w:id="23" w:author="VAN BUNNIK Bram" w:date="2022-03-02T15:08:00Z">
        <w:r w:rsidDel="002A0C6C">
          <w:rPr>
            <w:bCs/>
            <w:lang w:eastAsia="en-GB"/>
          </w:rPr>
          <w:delText>s</w:delText>
        </w:r>
      </w:del>
      <w:r>
        <w:rPr>
          <w:bCs/>
          <w:lang w:eastAsia="en-GB"/>
        </w:rPr>
        <w:t xml:space="preserve"> per population correctional unit (g/PCU).</w:t>
      </w:r>
      <w:r w:rsidR="00F85312">
        <w:rPr>
          <w:bCs/>
          <w:lang w:eastAsia="en-GB"/>
        </w:rPr>
        <w:t xml:space="preserve"> </w:t>
      </w:r>
      <w:r>
        <w:rPr>
          <w:bCs/>
          <w:lang w:eastAsia="en-GB"/>
        </w:rPr>
        <w:t>Yearly ESVAC sales data was paired with</w:t>
      </w:r>
      <w:r w:rsidR="00F85312">
        <w:rPr>
          <w:bCs/>
          <w:lang w:eastAsia="en-GB"/>
        </w:rPr>
        <w:t xml:space="preserve"> data on the proportion</w:t>
      </w:r>
      <w:r w:rsidR="00093740">
        <w:rPr>
          <w:bCs/>
          <w:lang w:eastAsia="en-GB"/>
        </w:rPr>
        <w:t xml:space="preserve"> of</w:t>
      </w:r>
      <w:r w:rsidR="00F85312">
        <w:rPr>
          <w:bCs/>
          <w:lang w:eastAsia="en-GB"/>
        </w:rPr>
        <w:t xml:space="preserve"> ampicillin-resistant isolates from fattening pig carcasses </w:t>
      </w:r>
      <w:r>
        <w:rPr>
          <w:bCs/>
          <w:lang w:eastAsia="en-GB"/>
        </w:rPr>
        <w:t xml:space="preserve">for different EU countries across 2015-2018 </w:t>
      </w:r>
      <w:r w:rsidR="00F85312">
        <w:rPr>
          <w:bCs/>
          <w:lang w:eastAsia="en-GB"/>
        </w:rPr>
        <w:t xml:space="preserve">extracted </w:t>
      </w:r>
      <w:r>
        <w:rPr>
          <w:bCs/>
          <w:lang w:eastAsia="en-GB"/>
        </w:rPr>
        <w:t xml:space="preserve">from </w:t>
      </w:r>
      <w:r>
        <w:t>European Food Safety Authority (EFSA) summary reports</w:t>
      </w:r>
      <w:r w:rsidR="000B587E">
        <w:t xml:space="preserve"> </w:t>
      </w:r>
      <w:r w:rsidR="008B57F1">
        <w:fldChar w:fldCharType="begin">
          <w:fldData xml:space="preserve">PEVuZE5vdGU+PENpdGU+PEF1dGhvcj5BdXRob3JpdHk8L0F1dGhvcj48WWVhcj4yMDE3PC9ZZWFy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</w:fldData>
        </w:fldChar>
      </w:r>
      <w:r w:rsidR="008B57F1">
        <w:instrText xml:space="preserve"> ADDIN EN.CITE </w:instrText>
      </w:r>
      <w:r w:rsidR="008B57F1">
        <w:fldChar w:fldCharType="begin">
          <w:fldData xml:space="preserve">PEVuZE5vdGU+PENpdGU+PEF1dGhvcj5BdXRob3JpdHk8L0F1dGhvcj48WWVhcj4yMDE3PC9ZZWFy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</w:fldData>
        </w:fldChar>
      </w:r>
      <w:r w:rsidR="008B57F1">
        <w:instrText xml:space="preserve"> ADDIN EN.CITE.DATA </w:instrText>
      </w:r>
      <w:r w:rsidR="008B57F1">
        <w:fldChar w:fldCharType="end"/>
      </w:r>
      <w:r w:rsidR="008B57F1">
        <w:fldChar w:fldCharType="separate"/>
      </w:r>
      <w:r w:rsidR="008B57F1">
        <w:rPr>
          <w:noProof/>
        </w:rPr>
        <w:t>(5-8)</w:t>
      </w:r>
      <w:r w:rsidR="008B57F1">
        <w:fldChar w:fldCharType="end"/>
      </w:r>
      <w:r>
        <w:t>.</w:t>
      </w:r>
      <w:r w:rsidR="00F85312">
        <w:t xml:space="preserve"> A</w:t>
      </w:r>
      <w:r w:rsidR="00093740">
        <w:t>n exploratory</w:t>
      </w:r>
      <w:r w:rsidR="00F85312">
        <w:t xml:space="preserve"> linear regression was conducted to identify evidence of a relationship between </w:t>
      </w:r>
      <w:r w:rsidR="00053C49">
        <w:t>ampicillin usage and resistanc</w:t>
      </w:r>
      <w:r w:rsidR="00053C49" w:rsidRPr="00890AEB">
        <w:t>e (</w:t>
      </w:r>
      <w:r w:rsidR="00093740" w:rsidRPr="00890AEB">
        <w:t>Figure S1</w:t>
      </w:r>
      <w:r w:rsidR="00053C49" w:rsidRPr="00890AEB">
        <w:t>).</w:t>
      </w:r>
      <w:r w:rsidR="00053C49">
        <w:t xml:space="preserve"> </w:t>
      </w:r>
    </w:p>
    <w:p w14:paraId="08B670B0" w14:textId="6B7F3D95" w:rsidR="00173688" w:rsidRDefault="0089292E" w:rsidP="00173688">
      <w:pPr>
        <w:rPr>
          <w:b/>
          <w:u w:val="single"/>
        </w:rPr>
      </w:pPr>
      <w:r w:rsidRPr="0089292E">
        <w:rPr>
          <w:noProof/>
          <w:lang w:eastAsia="en-GB"/>
        </w:rPr>
        <w:lastRenderedPageBreak/>
        <w:drawing>
          <wp:inline distT="0" distB="0" distL="0" distR="0" wp14:anchorId="1CD187F7" wp14:editId="3DD16867">
            <wp:extent cx="5731510" cy="4298633"/>
            <wp:effectExtent l="0" t="0" r="2540" b="6985"/>
            <wp:docPr id="3" name="Picture 3" descr="\\csce.datastore.ed.ac.uk\csce\biology\users\s1678248\PhD\Chapter_3\Models\Chapter-3\Figures\stat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e.datastore.ed.ac.uk\csce\biology\users\s1678248\PhD\Chapter_3\Models\Chapter-3\Figures\stat_test.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14:paraId="5A0DD073" w14:textId="0507FA85" w:rsidR="00173688" w:rsidRDefault="00173688" w:rsidP="00173688">
      <w:pPr>
        <w:spacing w:after="0" w:line="360" w:lineRule="auto"/>
        <w:jc w:val="both"/>
        <w:rPr>
          <w:b/>
          <w:noProof/>
          <w:lang w:eastAsia="en-GB"/>
        </w:rPr>
      </w:pPr>
      <w:r>
        <w:rPr>
          <w:rFonts w:cstheme="minorHAnsi"/>
          <w:b/>
        </w:rPr>
        <w:t>Figure S1.</w:t>
      </w:r>
      <w:r w:rsidRPr="00EC60A9">
        <w:rPr>
          <w:rFonts w:cstheme="minorHAnsi"/>
          <w:b/>
        </w:rPr>
        <w:t xml:space="preserve"> Relationship between scaled </w:t>
      </w:r>
      <w:r>
        <w:rPr>
          <w:rFonts w:cstheme="minorHAnsi"/>
          <w:b/>
        </w:rPr>
        <w:t>ampicillin</w:t>
      </w:r>
      <w:r w:rsidRPr="00EC60A9">
        <w:rPr>
          <w:rFonts w:cstheme="minorHAnsi"/>
          <w:b/>
        </w:rPr>
        <w:t xml:space="preserve"> sales and the proportion of isolates </w:t>
      </w:r>
      <w:r>
        <w:rPr>
          <w:rFonts w:cstheme="minorHAnsi"/>
          <w:b/>
        </w:rPr>
        <w:t>ampicillin-</w:t>
      </w:r>
      <w:r w:rsidRPr="00EC60A9">
        <w:rPr>
          <w:rFonts w:cstheme="minorHAnsi"/>
          <w:b/>
        </w:rPr>
        <w:t>resistant across different EU country/year pairs from 201</w:t>
      </w:r>
      <w:r>
        <w:rPr>
          <w:rFonts w:cstheme="minorHAnsi"/>
          <w:b/>
        </w:rPr>
        <w:t>5</w:t>
      </w:r>
      <w:r w:rsidRPr="00EC60A9">
        <w:rPr>
          <w:rFonts w:cstheme="minorHAnsi"/>
          <w:b/>
        </w:rPr>
        <w:t>-2018</w:t>
      </w:r>
      <w:r>
        <w:rPr>
          <w:rFonts w:cstheme="minorHAnsi"/>
          <w:b/>
        </w:rPr>
        <w:t xml:space="preserve">. </w:t>
      </w:r>
      <w:r>
        <w:rPr>
          <w:rFonts w:cstheme="minorHAnsi"/>
        </w:rPr>
        <w:t>Solid line and ribbon</w:t>
      </w:r>
      <w:r w:rsidRPr="00EC60A9">
        <w:rPr>
          <w:rFonts w:cstheme="minorHAnsi"/>
        </w:rPr>
        <w:t xml:space="preserve"> represent the best fitting linear regression between sales and resistance</w:t>
      </w:r>
      <w:r>
        <w:rPr>
          <w:rFonts w:cstheme="minorHAnsi"/>
        </w:rPr>
        <w:t xml:space="preserve">, </w:t>
      </w:r>
      <w:r w:rsidRPr="00EC60A9">
        <w:rPr>
          <w:rFonts w:cstheme="minorHAnsi"/>
        </w:rPr>
        <w:t xml:space="preserve">with 95% CIs for model predictions. </w:t>
      </w:r>
      <w:r w:rsidR="000B587E">
        <w:rPr>
          <w:rFonts w:cstheme="minorHAnsi"/>
        </w:rPr>
        <w:t xml:space="preserve">Variables: Intercept constant = </w:t>
      </w:r>
      <w:r w:rsidR="0089292E">
        <w:rPr>
          <w:rFonts w:cstheme="minorHAnsi"/>
        </w:rPr>
        <w:t>0.369</w:t>
      </w:r>
      <w:r w:rsidR="000B587E">
        <w:rPr>
          <w:rFonts w:cstheme="minorHAnsi"/>
        </w:rPr>
        <w:t>,</w:t>
      </w:r>
      <w:r w:rsidR="0089292E">
        <w:rPr>
          <w:rFonts w:cstheme="minorHAnsi"/>
        </w:rPr>
        <w:t xml:space="preserve"> Effect of a</w:t>
      </w:r>
      <w:r w:rsidR="000B587E">
        <w:rPr>
          <w:rFonts w:cstheme="minorHAnsi"/>
        </w:rPr>
        <w:t xml:space="preserve">mpicillin usage (g/PCU) = </w:t>
      </w:r>
      <w:r w:rsidR="0089292E">
        <w:rPr>
          <w:rFonts w:cstheme="minorHAnsi"/>
        </w:rPr>
        <w:t>6.661</w:t>
      </w:r>
      <w:r w:rsidR="000B587E">
        <w:rPr>
          <w:rFonts w:cstheme="minorHAnsi"/>
        </w:rPr>
        <w:t xml:space="preserve">. </w:t>
      </w:r>
    </w:p>
    <w:p w14:paraId="2DAB1A61" w14:textId="15763064" w:rsidR="00173688" w:rsidRDefault="00173688" w:rsidP="005363AC">
      <w:pPr>
        <w:spacing w:line="360" w:lineRule="auto"/>
        <w:rPr>
          <w:bCs/>
          <w:lang w:eastAsia="en-GB"/>
        </w:rPr>
      </w:pPr>
    </w:p>
    <w:p w14:paraId="722B3887" w14:textId="608B019C" w:rsidR="000B587E" w:rsidRDefault="00093740" w:rsidP="0089292E">
      <w:pPr>
        <w:spacing w:line="360" w:lineRule="auto"/>
        <w:jc w:val="both"/>
        <w:rPr>
          <w:bCs/>
          <w:lang w:eastAsia="en-GB"/>
        </w:rPr>
      </w:pPr>
      <w:r>
        <w:rPr>
          <w:rFonts w:cstheme="minorHAnsi"/>
        </w:rPr>
        <w:t xml:space="preserve">As a key aim of the model was to </w:t>
      </w:r>
      <w:r w:rsidR="000B587E">
        <w:rPr>
          <w:rFonts w:cstheme="minorHAnsi"/>
        </w:rPr>
        <w:t xml:space="preserve">assess </w:t>
      </w:r>
      <w:r>
        <w:rPr>
          <w:rFonts w:cstheme="minorHAnsi"/>
        </w:rPr>
        <w:t xml:space="preserve">the AMR </w:t>
      </w:r>
      <w:r w:rsidR="000B587E">
        <w:rPr>
          <w:rFonts w:cstheme="minorHAnsi"/>
        </w:rPr>
        <w:t xml:space="preserve">dynamics following a withdrawal in livestock antibiotic usage, </w:t>
      </w:r>
      <w:r>
        <w:rPr>
          <w:rFonts w:cstheme="minorHAnsi"/>
        </w:rPr>
        <w:t>it is critical that the model was</w:t>
      </w:r>
      <w:r w:rsidR="000B587E">
        <w:rPr>
          <w:rFonts w:cstheme="minorHAnsi"/>
        </w:rPr>
        <w:t xml:space="preserve"> able to reproduce the relationship between livestock antibiotic usage</w:t>
      </w:r>
      <w:r>
        <w:rPr>
          <w:rFonts w:cstheme="minorHAnsi"/>
        </w:rPr>
        <w:t xml:space="preserve"> and resistance. Therefore, the</w:t>
      </w:r>
      <w:r w:rsidR="000B587E">
        <w:rPr>
          <w:rFonts w:cstheme="minorHAnsi"/>
        </w:rPr>
        <w:t xml:space="preserve"> livestock portion</w:t>
      </w:r>
      <w:r>
        <w:rPr>
          <w:rFonts w:cstheme="minorHAnsi"/>
        </w:rPr>
        <w:t xml:space="preserve"> of the model was fitted to the</w:t>
      </w:r>
      <w:r w:rsidR="000B587E">
        <w:rPr>
          <w:rFonts w:cstheme="minorHAnsi"/>
        </w:rPr>
        <w:t xml:space="preserve"> relationship between </w:t>
      </w:r>
      <w:r>
        <w:rPr>
          <w:rFonts w:cstheme="minorHAnsi"/>
        </w:rPr>
        <w:t xml:space="preserve">ampicillin </w:t>
      </w:r>
      <w:r w:rsidR="000B587E">
        <w:rPr>
          <w:rFonts w:cstheme="minorHAnsi"/>
        </w:rPr>
        <w:t xml:space="preserve">usage and resistance using </w:t>
      </w:r>
      <w:r>
        <w:rPr>
          <w:rFonts w:cstheme="minorHAnsi"/>
        </w:rPr>
        <w:t xml:space="preserve">the paired ESVAC/EFSA </w:t>
      </w:r>
      <w:r w:rsidR="000B587E">
        <w:rPr>
          <w:rFonts w:cstheme="minorHAnsi"/>
        </w:rPr>
        <w:t xml:space="preserve">surveillance data. </w:t>
      </w:r>
      <w:r>
        <w:rPr>
          <w:rFonts w:cstheme="minorHAnsi"/>
        </w:rPr>
        <w:t xml:space="preserve">A sum of square differences distance measure was used in the approximate Bayesian computation sequential Monte Carlo model fitting approach to fit the model output to the data. </w:t>
      </w:r>
    </w:p>
    <w:p w14:paraId="33E3ABC0" w14:textId="259F08B8" w:rsidR="00053C49" w:rsidRDefault="00053C49" w:rsidP="005363AC">
      <w:pPr>
        <w:spacing w:line="360" w:lineRule="auto"/>
        <w:rPr>
          <w:bCs/>
          <w:lang w:eastAsia="en-GB"/>
        </w:rPr>
      </w:pPr>
    </w:p>
    <w:p w14:paraId="312E6AC6" w14:textId="5CC30B84" w:rsidR="0089292E" w:rsidRDefault="0089292E" w:rsidP="005363AC">
      <w:pPr>
        <w:spacing w:line="360" w:lineRule="auto"/>
        <w:rPr>
          <w:bCs/>
          <w:lang w:eastAsia="en-GB"/>
        </w:rPr>
      </w:pPr>
    </w:p>
    <w:p w14:paraId="2BCF3843" w14:textId="47AE37FC" w:rsidR="0089292E" w:rsidRDefault="0089292E" w:rsidP="005363AC">
      <w:pPr>
        <w:spacing w:line="360" w:lineRule="auto"/>
        <w:rPr>
          <w:bCs/>
          <w:lang w:eastAsia="en-GB"/>
        </w:rPr>
      </w:pPr>
    </w:p>
    <w:p w14:paraId="01A689A1" w14:textId="6CFA991D" w:rsidR="0089292E" w:rsidRDefault="0089292E" w:rsidP="005363AC">
      <w:pPr>
        <w:spacing w:line="360" w:lineRule="auto"/>
        <w:rPr>
          <w:bCs/>
          <w:lang w:eastAsia="en-GB"/>
        </w:rPr>
      </w:pPr>
    </w:p>
    <w:p w14:paraId="56640181" w14:textId="49FDF37B" w:rsidR="00326C50" w:rsidRDefault="000B587E" w:rsidP="00326C50">
      <w:pPr>
        <w:pStyle w:val="ListParagraph"/>
        <w:numPr>
          <w:ilvl w:val="0"/>
          <w:numId w:val="9"/>
        </w:numPr>
        <w:spacing w:line="360" w:lineRule="auto"/>
        <w:rPr>
          <w:b/>
          <w:bCs/>
          <w:u w:val="single"/>
        </w:rPr>
      </w:pPr>
      <w:r>
        <w:rPr>
          <w:b/>
          <w:bCs/>
          <w:u w:val="single"/>
        </w:rPr>
        <w:lastRenderedPageBreak/>
        <w:t>Parameterising import-relevant parameters</w:t>
      </w:r>
    </w:p>
    <w:p w14:paraId="0B0E99A2" w14:textId="0C3BBC1E" w:rsidR="00B12AE7" w:rsidRDefault="00A959F7" w:rsidP="00D222DB">
      <w:pPr>
        <w:spacing w:line="360" w:lineRule="auto"/>
        <w:jc w:val="both"/>
        <w:rPr>
          <w:bCs/>
        </w:rPr>
      </w:pPr>
      <w:r>
        <w:rPr>
          <w:bCs/>
        </w:rPr>
        <w:t>Parameterisation for</w:t>
      </w:r>
      <w:r w:rsidR="0089292E" w:rsidRPr="0089292E">
        <w:rPr>
          <w:bCs/>
        </w:rPr>
        <w:t xml:space="preserve"> </w:t>
      </w:r>
      <w:r>
        <w:rPr>
          <w:bCs/>
        </w:rPr>
        <w:t>import-relevant parameters (</w:t>
      </w:r>
      <w:proofErr w:type="spellStart"/>
      <w:r>
        <w:rPr>
          <w:bCs/>
        </w:rPr>
        <w:t>Frac</w:t>
      </w:r>
      <w:r w:rsidRPr="00A959F7">
        <w:rPr>
          <w:bCs/>
          <w:vertAlign w:val="subscript"/>
        </w:rPr>
        <w:t>Imp</w:t>
      </w:r>
      <w:proofErr w:type="spellEnd"/>
      <w:r>
        <w:rPr>
          <w:bCs/>
        </w:rPr>
        <w:t xml:space="preserve">, </w:t>
      </w:r>
      <w:proofErr w:type="spellStart"/>
      <w:r w:rsidR="0089292E">
        <w:rPr>
          <w:bCs/>
        </w:rPr>
        <w:t>PropRes</w:t>
      </w:r>
      <w:r w:rsidR="0089292E" w:rsidRPr="00A959F7">
        <w:rPr>
          <w:bCs/>
          <w:vertAlign w:val="subscript"/>
        </w:rPr>
        <w:t>Imp</w:t>
      </w:r>
      <w:proofErr w:type="spellEnd"/>
      <w:r w:rsidR="0089292E">
        <w:rPr>
          <w:bCs/>
        </w:rPr>
        <w:t xml:space="preserve">, </w:t>
      </w:r>
      <w:del w:id="24" w:author="VAN BUNNIK Bram" w:date="2022-03-02T15:09:00Z">
        <w:r w:rsidR="0089292E" w:rsidDel="002A0C6C">
          <w:rPr>
            <w:bCs/>
          </w:rPr>
          <w:delText>Share</w:delText>
        </w:r>
      </w:del>
      <w:ins w:id="25" w:author="VAN BUNNIK Bram" w:date="2022-03-02T15:09:00Z">
        <w:r w:rsidR="002A0C6C">
          <w:rPr>
            <w:bCs/>
          </w:rPr>
          <w:t>Weight</w:t>
        </w:r>
      </w:ins>
      <w:r w:rsidR="0089292E">
        <w:rPr>
          <w:bCs/>
        </w:rPr>
        <w:t xml:space="preserve">, </w:t>
      </w:r>
      <w:r>
        <w:rPr>
          <w:rFonts w:cstheme="minorHAnsi"/>
          <w:bCs/>
        </w:rPr>
        <w:t>ψ</w:t>
      </w:r>
      <w:r w:rsidR="0089292E">
        <w:rPr>
          <w:bCs/>
        </w:rPr>
        <w:t xml:space="preserve">) </w:t>
      </w:r>
      <w:r>
        <w:rPr>
          <w:bCs/>
        </w:rPr>
        <w:t>was necessary for both the homogenous (averaged) and heterogeneous (stratified) model. Department</w:t>
      </w:r>
      <w:r w:rsidR="0089292E">
        <w:rPr>
          <w:bCs/>
        </w:rPr>
        <w:t xml:space="preserve"> </w:t>
      </w:r>
      <w:r>
        <w:rPr>
          <w:bCs/>
        </w:rPr>
        <w:t>for Environment, Food &amp; Rural Affairs (DEFRA) data was used to identify the relative share of domestic, European Union and non-EU countries in contributing the United Kingdom’s livestock food product supply</w:t>
      </w:r>
      <w:r w:rsidR="008B57F1">
        <w:rPr>
          <w:bCs/>
        </w:rPr>
        <w:t xml:space="preserve"> </w:t>
      </w:r>
      <w:r w:rsidR="008B57F1">
        <w:rPr>
          <w:bCs/>
        </w:rPr>
        <w:fldChar w:fldCharType="begin"/>
      </w:r>
      <w:r w:rsidR="008B57F1">
        <w:rPr>
          <w:bCs/>
        </w:rPr>
        <w:instrText xml:space="preserve"> ADDIN EN.CITE &lt;EndNote&gt;&lt;Cite&gt;&lt;Author&gt;Department for Environment&lt;/Author&gt;&lt;Year&gt;2020&lt;/Year&gt;&lt;RecNum&gt;70&lt;/RecNum&gt;&lt;DisplayText&gt;(9)&lt;/DisplayText&gt;&lt;record&gt;&lt;rec-number&gt;70&lt;/rec-number&gt;&lt;foreign-keys&gt;&lt;key app="EN" db-id="pwppzspxqd09atewrstvx0p4dtarrt5pf0tt" timestamp="1645463943"&gt;70&lt;/key&gt;&lt;/foreign-keys&gt;&lt;ref-type name="Report"&gt;27&lt;/ref-type&gt;&lt;contributors&gt;&lt;authors&gt;&lt;author&gt;Department for Environment, Food and Rural Affairs&lt;/author&gt;&lt;/authors&gt;&lt;/contributors&gt;&lt;titles&gt;&lt;title&gt;Agriculture in the United Kingdom 2019&lt;/title&gt;&lt;/titles&gt;&lt;dates&gt;&lt;year&gt;2020&lt;/year&gt;&lt;pub-dates&gt;&lt;date&gt;25/06/20&lt;/date&gt;&lt;/pub-dates&gt;&lt;/dates&gt;&lt;publisher&gt;Department for Environment, Food and Rural Affairs&lt;/publisher&gt;&lt;urls&gt;&lt;related-urls&gt;&lt;url&gt;https://www.gov.uk/government/statistics/agriculture-in-the-united-kingdom-2019&lt;/url&gt;&lt;/related-urls&gt;&lt;/urls&gt;&lt;/record&gt;&lt;/Cite&gt;&lt;/EndNote&gt;</w:instrText>
      </w:r>
      <w:r w:rsidR="008B57F1">
        <w:rPr>
          <w:bCs/>
        </w:rPr>
        <w:fldChar w:fldCharType="separate"/>
      </w:r>
      <w:r w:rsidR="008B57F1">
        <w:rPr>
          <w:bCs/>
          <w:noProof/>
        </w:rPr>
        <w:t>(9)</w:t>
      </w:r>
      <w:r w:rsidR="008B57F1">
        <w:rPr>
          <w:bCs/>
        </w:rPr>
        <w:fldChar w:fldCharType="end"/>
      </w:r>
      <w:r w:rsidR="00F12F2C">
        <w:rPr>
          <w:bCs/>
        </w:rPr>
        <w:t xml:space="preserve"> (Table S2)</w:t>
      </w:r>
      <w:r>
        <w:rPr>
          <w:bCs/>
        </w:rPr>
        <w:t xml:space="preserve">. </w:t>
      </w:r>
      <w:r w:rsidR="00B12AE7">
        <w:rPr>
          <w:bCs/>
        </w:rPr>
        <w:t>This data was available for cattle/calves, pig meat, lamb/mutton, poultry meat and eggs. Data on milk was ignored due to the inability to standardise units to matc</w:t>
      </w:r>
      <w:r w:rsidR="00093740">
        <w:rPr>
          <w:bCs/>
        </w:rPr>
        <w:t>h other livestock food products</w:t>
      </w:r>
      <w:r w:rsidR="00D222DB">
        <w:rPr>
          <w:bCs/>
        </w:rPr>
        <w:t xml:space="preserve">. </w:t>
      </w:r>
    </w:p>
    <w:p w14:paraId="04AF23CA" w14:textId="77777777" w:rsidR="00093740" w:rsidRDefault="00093740" w:rsidP="00D222DB">
      <w:pPr>
        <w:spacing w:line="360" w:lineRule="auto"/>
        <w:jc w:val="both"/>
        <w:rPr>
          <w:bCs/>
        </w:rPr>
      </w:pPr>
    </w:p>
    <w:p w14:paraId="4A288E94" w14:textId="6D16EF8E" w:rsidR="00B12AE7" w:rsidRPr="00C90F2C" w:rsidRDefault="009443F9" w:rsidP="009443F9">
      <w:pPr>
        <w:jc w:val="both"/>
        <w:rPr>
          <w:b/>
          <w:bCs/>
        </w:rPr>
      </w:pPr>
      <w:r>
        <w:rPr>
          <w:b/>
          <w:bCs/>
        </w:rPr>
        <w:t>Table S2</w:t>
      </w:r>
      <w:r w:rsidR="00B12AE7">
        <w:rPr>
          <w:b/>
          <w:bCs/>
        </w:rPr>
        <w:t>.</w:t>
      </w:r>
      <w:r w:rsidR="00B12AE7" w:rsidRPr="00C90F2C">
        <w:rPr>
          <w:b/>
          <w:bCs/>
        </w:rPr>
        <w:t xml:space="preserve"> </w:t>
      </w:r>
      <w:r>
        <w:rPr>
          <w:b/>
          <w:bCs/>
        </w:rPr>
        <w:t xml:space="preserve">Proportion of the UK food supply for different livestock food products attributable to domestic, EU and non-EU sources. </w:t>
      </w:r>
    </w:p>
    <w:tbl>
      <w:tblPr>
        <w:tblStyle w:val="ListTable4-Accent5"/>
        <w:tblW w:w="9016" w:type="dxa"/>
        <w:tblLayout w:type="fixed"/>
        <w:tblLook w:val="0420" w:firstRow="1" w:lastRow="0" w:firstColumn="0" w:lastColumn="0" w:noHBand="0" w:noVBand="1"/>
      </w:tblPr>
      <w:tblGrid>
        <w:gridCol w:w="988"/>
        <w:gridCol w:w="1275"/>
        <w:gridCol w:w="1134"/>
        <w:gridCol w:w="1134"/>
        <w:gridCol w:w="1134"/>
        <w:gridCol w:w="1031"/>
        <w:gridCol w:w="1160"/>
        <w:gridCol w:w="1160"/>
      </w:tblGrid>
      <w:tr w:rsidR="00B12AE7" w:rsidRPr="00B12AE7" w14:paraId="3943B8B5" w14:textId="48B46B1E" w:rsidTr="00093740">
        <w:trPr>
          <w:cnfStyle w:val="100000000000" w:firstRow="1" w:lastRow="0" w:firstColumn="0" w:lastColumn="0" w:oddVBand="0" w:evenVBand="0" w:oddHBand="0" w:evenHBand="0" w:firstRowFirstColumn="0" w:firstRowLastColumn="0" w:lastRowFirstColumn="0" w:lastRowLastColumn="0"/>
          <w:trHeight w:val="72"/>
        </w:trPr>
        <w:tc>
          <w:tcPr>
            <w:tcW w:w="988" w:type="dxa"/>
            <w:vMerge w:val="restart"/>
            <w:tcBorders>
              <w:right w:val="single" w:sz="4" w:space="0" w:color="FFFFFF" w:themeColor="background1"/>
            </w:tcBorders>
            <w:vAlign w:val="center"/>
            <w:hideMark/>
          </w:tcPr>
          <w:p w14:paraId="10F29C7C" w14:textId="36487E10" w:rsidR="00B12AE7" w:rsidRPr="00CB3FB9" w:rsidRDefault="00B12AE7" w:rsidP="00093740">
            <w:pPr>
              <w:spacing w:line="276" w:lineRule="auto"/>
              <w:jc w:val="center"/>
              <w:rPr>
                <w:rFonts w:cstheme="minorHAnsi"/>
                <w:bCs w:val="0"/>
                <w:sz w:val="20"/>
                <w:szCs w:val="20"/>
                <w:lang w:eastAsia="en-GB"/>
              </w:rPr>
            </w:pPr>
            <w:r w:rsidRPr="00CB3FB9">
              <w:rPr>
                <w:rFonts w:cstheme="minorHAnsi"/>
                <w:bCs w:val="0"/>
                <w:sz w:val="20"/>
                <w:szCs w:val="20"/>
                <w:lang w:eastAsia="en-GB"/>
              </w:rPr>
              <w:t>Livestock Species</w:t>
            </w:r>
          </w:p>
        </w:tc>
        <w:tc>
          <w:tcPr>
            <w:tcW w:w="1275" w:type="dxa"/>
            <w:vMerge w:val="restart"/>
            <w:tcBorders>
              <w:left w:val="single" w:sz="4" w:space="0" w:color="FFFFFF" w:themeColor="background1"/>
              <w:right w:val="single" w:sz="4" w:space="0" w:color="FFFFFF" w:themeColor="background1"/>
            </w:tcBorders>
            <w:vAlign w:val="center"/>
          </w:tcPr>
          <w:p w14:paraId="4669F6EC" w14:textId="144F689D" w:rsidR="00B12AE7" w:rsidRPr="00B12AE7" w:rsidRDefault="00B12AE7" w:rsidP="00093740">
            <w:pPr>
              <w:spacing w:line="276" w:lineRule="auto"/>
              <w:jc w:val="center"/>
              <w:rPr>
                <w:rFonts w:cstheme="minorHAnsi"/>
                <w:bCs w:val="0"/>
                <w:sz w:val="20"/>
                <w:szCs w:val="20"/>
                <w:lang w:eastAsia="en-GB"/>
              </w:rPr>
            </w:pPr>
            <w:r w:rsidRPr="00B12AE7">
              <w:rPr>
                <w:rFonts w:cstheme="minorHAnsi"/>
                <w:bCs w:val="0"/>
                <w:sz w:val="20"/>
                <w:szCs w:val="20"/>
                <w:lang w:eastAsia="en-GB"/>
              </w:rPr>
              <w:t>Domestic Food Production</w:t>
            </w:r>
          </w:p>
        </w:tc>
        <w:tc>
          <w:tcPr>
            <w:tcW w:w="1134" w:type="dxa"/>
            <w:vMerge w:val="restart"/>
            <w:tcBorders>
              <w:left w:val="single" w:sz="4" w:space="0" w:color="FFFFFF" w:themeColor="background1"/>
              <w:right w:val="single" w:sz="4" w:space="0" w:color="FFFFFF" w:themeColor="background1"/>
            </w:tcBorders>
            <w:vAlign w:val="center"/>
          </w:tcPr>
          <w:p w14:paraId="6A328636" w14:textId="1CD19BAA" w:rsidR="00B12AE7" w:rsidRPr="00B12AE7" w:rsidRDefault="00B12AE7" w:rsidP="00093740">
            <w:pPr>
              <w:spacing w:line="276" w:lineRule="auto"/>
              <w:jc w:val="center"/>
              <w:rPr>
                <w:rFonts w:cstheme="minorHAnsi"/>
                <w:bCs w:val="0"/>
                <w:sz w:val="20"/>
                <w:szCs w:val="20"/>
                <w:lang w:eastAsia="en-GB"/>
              </w:rPr>
            </w:pPr>
            <w:r w:rsidRPr="00B12AE7">
              <w:rPr>
                <w:rFonts w:cstheme="minorHAnsi"/>
                <w:bCs w:val="0"/>
                <w:sz w:val="20"/>
                <w:szCs w:val="20"/>
                <w:lang w:eastAsia="en-GB"/>
              </w:rPr>
              <w:t>EU Food Production</w:t>
            </w:r>
          </w:p>
        </w:tc>
        <w:tc>
          <w:tcPr>
            <w:tcW w:w="1134" w:type="dxa"/>
            <w:vMerge w:val="restart"/>
            <w:tcBorders>
              <w:left w:val="single" w:sz="4" w:space="0" w:color="FFFFFF" w:themeColor="background1"/>
              <w:right w:val="single" w:sz="4" w:space="0" w:color="FFFFFF" w:themeColor="background1"/>
            </w:tcBorders>
            <w:vAlign w:val="center"/>
          </w:tcPr>
          <w:p w14:paraId="2F53B496" w14:textId="458722AC" w:rsidR="00B12AE7" w:rsidRPr="00B12AE7" w:rsidRDefault="00B12AE7" w:rsidP="00093740">
            <w:pPr>
              <w:spacing w:line="276" w:lineRule="auto"/>
              <w:jc w:val="center"/>
              <w:rPr>
                <w:rFonts w:cstheme="minorHAnsi"/>
                <w:bCs w:val="0"/>
                <w:sz w:val="20"/>
                <w:szCs w:val="20"/>
                <w:lang w:eastAsia="en-GB"/>
              </w:rPr>
            </w:pPr>
            <w:r w:rsidRPr="00B12AE7">
              <w:rPr>
                <w:rFonts w:cstheme="minorHAnsi"/>
                <w:bCs w:val="0"/>
                <w:sz w:val="20"/>
                <w:szCs w:val="20"/>
                <w:lang w:eastAsia="en-GB"/>
              </w:rPr>
              <w:t>Non-EU Food Production</w:t>
            </w:r>
          </w:p>
        </w:tc>
        <w:tc>
          <w:tcPr>
            <w:tcW w:w="1134" w:type="dxa"/>
            <w:vMerge w:val="restart"/>
            <w:tcBorders>
              <w:left w:val="single" w:sz="4" w:space="0" w:color="FFFFFF" w:themeColor="background1"/>
              <w:right w:val="single" w:sz="4" w:space="0" w:color="FFFFFF" w:themeColor="background1"/>
            </w:tcBorders>
            <w:vAlign w:val="center"/>
          </w:tcPr>
          <w:p w14:paraId="2BC189F2" w14:textId="365B22CE" w:rsidR="00B12AE7" w:rsidRPr="00B12AE7" w:rsidRDefault="00B12AE7" w:rsidP="00093740">
            <w:pPr>
              <w:spacing w:line="276" w:lineRule="auto"/>
              <w:jc w:val="center"/>
              <w:rPr>
                <w:rFonts w:cstheme="minorHAnsi"/>
                <w:bCs w:val="0"/>
                <w:sz w:val="20"/>
                <w:szCs w:val="20"/>
                <w:lang w:eastAsia="en-GB"/>
              </w:rPr>
            </w:pPr>
            <w:r w:rsidRPr="00B12AE7">
              <w:rPr>
                <w:rFonts w:cstheme="minorHAnsi"/>
                <w:bCs w:val="0"/>
                <w:sz w:val="20"/>
                <w:szCs w:val="20"/>
                <w:lang w:eastAsia="en-GB"/>
              </w:rPr>
              <w:t>Total UK Production</w:t>
            </w:r>
          </w:p>
        </w:tc>
        <w:tc>
          <w:tcPr>
            <w:tcW w:w="3351" w:type="dxa"/>
            <w:gridSpan w:val="3"/>
            <w:tcBorders>
              <w:left w:val="single" w:sz="4" w:space="0" w:color="FFFFFF" w:themeColor="background1"/>
              <w:bottom w:val="single" w:sz="4" w:space="0" w:color="FFFFFF" w:themeColor="background1"/>
            </w:tcBorders>
            <w:vAlign w:val="center"/>
          </w:tcPr>
          <w:p w14:paraId="4C7E28C0" w14:textId="772523F5" w:rsidR="00B12AE7" w:rsidRPr="00B12AE7" w:rsidRDefault="00B12AE7" w:rsidP="00093740">
            <w:pPr>
              <w:spacing w:line="276" w:lineRule="auto"/>
              <w:jc w:val="center"/>
              <w:rPr>
                <w:rFonts w:cstheme="minorHAnsi"/>
                <w:bCs w:val="0"/>
                <w:sz w:val="20"/>
                <w:szCs w:val="20"/>
                <w:lang w:eastAsia="en-GB"/>
              </w:rPr>
            </w:pPr>
            <w:r w:rsidRPr="00B12AE7">
              <w:rPr>
                <w:rFonts w:cstheme="minorHAnsi"/>
                <w:bCs w:val="0"/>
                <w:sz w:val="20"/>
                <w:szCs w:val="20"/>
                <w:lang w:eastAsia="en-GB"/>
              </w:rPr>
              <w:t>Proportion of UK Food Supply from</w:t>
            </w:r>
          </w:p>
        </w:tc>
      </w:tr>
      <w:tr w:rsidR="00B12AE7" w:rsidRPr="00B12AE7" w14:paraId="5B6C6C79" w14:textId="77777777" w:rsidTr="00093740">
        <w:trPr>
          <w:cnfStyle w:val="000000100000" w:firstRow="0" w:lastRow="0" w:firstColumn="0" w:lastColumn="0" w:oddVBand="0" w:evenVBand="0" w:oddHBand="1" w:evenHBand="0" w:firstRowFirstColumn="0" w:firstRowLastColumn="0" w:lastRowFirstColumn="0" w:lastRowLastColumn="0"/>
          <w:trHeight w:val="72"/>
        </w:trPr>
        <w:tc>
          <w:tcPr>
            <w:tcW w:w="988" w:type="dxa"/>
            <w:vMerge/>
            <w:tcBorders>
              <w:right w:val="single" w:sz="4" w:space="0" w:color="FFFFFF" w:themeColor="background1"/>
            </w:tcBorders>
            <w:vAlign w:val="center"/>
          </w:tcPr>
          <w:p w14:paraId="05868B66" w14:textId="77777777" w:rsidR="00B12AE7" w:rsidRPr="00CB3FB9" w:rsidRDefault="00B12AE7" w:rsidP="00093740">
            <w:pPr>
              <w:spacing w:line="276" w:lineRule="auto"/>
              <w:jc w:val="center"/>
              <w:rPr>
                <w:rFonts w:cstheme="minorHAnsi"/>
                <w:b/>
                <w:bCs/>
                <w:sz w:val="20"/>
                <w:szCs w:val="20"/>
                <w:lang w:eastAsia="en-GB"/>
              </w:rPr>
            </w:pPr>
          </w:p>
        </w:tc>
        <w:tc>
          <w:tcPr>
            <w:tcW w:w="1275" w:type="dxa"/>
            <w:vMerge/>
            <w:tcBorders>
              <w:left w:val="single" w:sz="4" w:space="0" w:color="FFFFFF" w:themeColor="background1"/>
              <w:right w:val="single" w:sz="4" w:space="0" w:color="FFFFFF" w:themeColor="background1"/>
            </w:tcBorders>
            <w:vAlign w:val="center"/>
          </w:tcPr>
          <w:p w14:paraId="159E83C7" w14:textId="77777777" w:rsidR="00B12AE7" w:rsidRPr="00B12AE7" w:rsidRDefault="00B12AE7" w:rsidP="00093740">
            <w:pPr>
              <w:spacing w:line="276" w:lineRule="auto"/>
              <w:jc w:val="center"/>
              <w:rPr>
                <w:rFonts w:cstheme="minorHAnsi"/>
                <w:b/>
                <w:bCs/>
                <w:sz w:val="20"/>
                <w:szCs w:val="20"/>
                <w:lang w:eastAsia="en-GB"/>
              </w:rPr>
            </w:pPr>
          </w:p>
        </w:tc>
        <w:tc>
          <w:tcPr>
            <w:tcW w:w="1134" w:type="dxa"/>
            <w:vMerge/>
            <w:tcBorders>
              <w:left w:val="single" w:sz="4" w:space="0" w:color="FFFFFF" w:themeColor="background1"/>
              <w:right w:val="single" w:sz="4" w:space="0" w:color="FFFFFF" w:themeColor="background1"/>
            </w:tcBorders>
            <w:vAlign w:val="center"/>
          </w:tcPr>
          <w:p w14:paraId="7D3213D9" w14:textId="77777777" w:rsidR="00B12AE7" w:rsidRPr="00B12AE7" w:rsidRDefault="00B12AE7" w:rsidP="00093740">
            <w:pPr>
              <w:spacing w:line="276" w:lineRule="auto"/>
              <w:jc w:val="center"/>
              <w:rPr>
                <w:rFonts w:cstheme="minorHAnsi"/>
                <w:b/>
                <w:bCs/>
                <w:sz w:val="20"/>
                <w:szCs w:val="20"/>
                <w:lang w:eastAsia="en-GB"/>
              </w:rPr>
            </w:pPr>
          </w:p>
        </w:tc>
        <w:tc>
          <w:tcPr>
            <w:tcW w:w="1134" w:type="dxa"/>
            <w:vMerge/>
            <w:tcBorders>
              <w:left w:val="single" w:sz="4" w:space="0" w:color="FFFFFF" w:themeColor="background1"/>
              <w:right w:val="single" w:sz="4" w:space="0" w:color="FFFFFF" w:themeColor="background1"/>
            </w:tcBorders>
            <w:vAlign w:val="center"/>
          </w:tcPr>
          <w:p w14:paraId="053072A2" w14:textId="77777777" w:rsidR="00B12AE7" w:rsidRPr="00B12AE7" w:rsidRDefault="00B12AE7" w:rsidP="00093740">
            <w:pPr>
              <w:spacing w:line="276" w:lineRule="auto"/>
              <w:jc w:val="center"/>
              <w:rPr>
                <w:rFonts w:cstheme="minorHAnsi"/>
                <w:b/>
                <w:bCs/>
                <w:sz w:val="20"/>
                <w:szCs w:val="20"/>
                <w:lang w:eastAsia="en-GB"/>
              </w:rPr>
            </w:pPr>
          </w:p>
        </w:tc>
        <w:tc>
          <w:tcPr>
            <w:tcW w:w="1134" w:type="dxa"/>
            <w:vMerge/>
            <w:tcBorders>
              <w:left w:val="single" w:sz="4" w:space="0" w:color="FFFFFF" w:themeColor="background1"/>
              <w:right w:val="single" w:sz="4" w:space="0" w:color="FFFFFF" w:themeColor="background1"/>
            </w:tcBorders>
            <w:vAlign w:val="center"/>
          </w:tcPr>
          <w:p w14:paraId="2EAA5BA3" w14:textId="77777777" w:rsidR="00B12AE7" w:rsidRPr="00B12AE7" w:rsidRDefault="00B12AE7" w:rsidP="00093740">
            <w:pPr>
              <w:spacing w:line="276" w:lineRule="auto"/>
              <w:jc w:val="center"/>
              <w:rPr>
                <w:rFonts w:cstheme="minorHAnsi"/>
                <w:b/>
                <w:bCs/>
                <w:sz w:val="20"/>
                <w:szCs w:val="20"/>
                <w:lang w:eastAsia="en-GB"/>
              </w:rPr>
            </w:pPr>
          </w:p>
        </w:tc>
        <w:tc>
          <w:tcPr>
            <w:tcW w:w="1031" w:type="dxa"/>
            <w:tcBorders>
              <w:top w:val="single" w:sz="4" w:space="0" w:color="FFFFFF" w:themeColor="background1"/>
              <w:left w:val="single" w:sz="4" w:space="0" w:color="FFFFFF" w:themeColor="background1"/>
              <w:right w:val="single" w:sz="4" w:space="0" w:color="FFFFFF" w:themeColor="background1"/>
            </w:tcBorders>
            <w:shd w:val="clear" w:color="auto" w:fill="5B9BD5" w:themeFill="accent5"/>
            <w:vAlign w:val="center"/>
          </w:tcPr>
          <w:p w14:paraId="588A4B30" w14:textId="69411049" w:rsidR="00B12AE7" w:rsidRPr="00B12AE7" w:rsidRDefault="00B12AE7" w:rsidP="00093740">
            <w:pPr>
              <w:spacing w:line="276" w:lineRule="auto"/>
              <w:jc w:val="center"/>
              <w:rPr>
                <w:rFonts w:cstheme="minorHAnsi"/>
                <w:b/>
                <w:bCs/>
                <w:color w:val="FFFFFF" w:themeColor="background1"/>
                <w:sz w:val="20"/>
                <w:szCs w:val="20"/>
                <w:lang w:eastAsia="en-GB"/>
              </w:rPr>
            </w:pPr>
            <w:r w:rsidRPr="00B12AE7">
              <w:rPr>
                <w:rFonts w:cstheme="minorHAnsi"/>
                <w:b/>
                <w:bCs/>
                <w:color w:val="FFFFFF" w:themeColor="background1"/>
                <w:sz w:val="20"/>
                <w:szCs w:val="20"/>
                <w:lang w:eastAsia="en-GB"/>
              </w:rPr>
              <w:t>Domestic</w:t>
            </w:r>
          </w:p>
        </w:tc>
        <w:tc>
          <w:tcPr>
            <w:tcW w:w="1160" w:type="dxa"/>
            <w:tcBorders>
              <w:top w:val="single" w:sz="4" w:space="0" w:color="FFFFFF" w:themeColor="background1"/>
              <w:left w:val="single" w:sz="4" w:space="0" w:color="FFFFFF" w:themeColor="background1"/>
              <w:right w:val="single" w:sz="4" w:space="0" w:color="FFFFFF" w:themeColor="background1"/>
            </w:tcBorders>
            <w:shd w:val="clear" w:color="auto" w:fill="5B9BD5" w:themeFill="accent5"/>
            <w:vAlign w:val="center"/>
          </w:tcPr>
          <w:p w14:paraId="4C735B82" w14:textId="19415A58" w:rsidR="00B12AE7" w:rsidRPr="00B12AE7" w:rsidRDefault="00B12AE7" w:rsidP="00093740">
            <w:pPr>
              <w:spacing w:line="276" w:lineRule="auto"/>
              <w:jc w:val="center"/>
              <w:rPr>
                <w:rFonts w:cstheme="minorHAnsi"/>
                <w:b/>
                <w:bCs/>
                <w:color w:val="FFFFFF" w:themeColor="background1"/>
                <w:sz w:val="20"/>
                <w:szCs w:val="20"/>
                <w:lang w:eastAsia="en-GB"/>
              </w:rPr>
            </w:pPr>
            <w:r w:rsidRPr="00B12AE7">
              <w:rPr>
                <w:rFonts w:cstheme="minorHAnsi"/>
                <w:b/>
                <w:bCs/>
                <w:color w:val="FFFFFF" w:themeColor="background1"/>
                <w:sz w:val="20"/>
                <w:szCs w:val="20"/>
                <w:lang w:eastAsia="en-GB"/>
              </w:rPr>
              <w:t>EU</w:t>
            </w:r>
          </w:p>
        </w:tc>
        <w:tc>
          <w:tcPr>
            <w:tcW w:w="1160" w:type="dxa"/>
            <w:tcBorders>
              <w:top w:val="single" w:sz="4" w:space="0" w:color="FFFFFF" w:themeColor="background1"/>
              <w:left w:val="single" w:sz="4" w:space="0" w:color="FFFFFF" w:themeColor="background1"/>
            </w:tcBorders>
            <w:shd w:val="clear" w:color="auto" w:fill="5B9BD5" w:themeFill="accent5"/>
            <w:vAlign w:val="center"/>
          </w:tcPr>
          <w:p w14:paraId="008A79B9" w14:textId="783C2F2A" w:rsidR="00B12AE7" w:rsidRPr="00B12AE7" w:rsidRDefault="00B12AE7" w:rsidP="00093740">
            <w:pPr>
              <w:spacing w:line="276" w:lineRule="auto"/>
              <w:jc w:val="center"/>
              <w:rPr>
                <w:rFonts w:cstheme="minorHAnsi"/>
                <w:b/>
                <w:bCs/>
                <w:color w:val="FFFFFF" w:themeColor="background1"/>
                <w:sz w:val="20"/>
                <w:szCs w:val="20"/>
                <w:lang w:eastAsia="en-GB"/>
              </w:rPr>
            </w:pPr>
            <w:r w:rsidRPr="00B12AE7">
              <w:rPr>
                <w:rFonts w:cstheme="minorHAnsi"/>
                <w:b/>
                <w:bCs/>
                <w:color w:val="FFFFFF" w:themeColor="background1"/>
                <w:sz w:val="20"/>
                <w:szCs w:val="20"/>
                <w:lang w:eastAsia="en-GB"/>
              </w:rPr>
              <w:t>Non-EU</w:t>
            </w:r>
          </w:p>
        </w:tc>
      </w:tr>
      <w:tr w:rsidR="00B12AE7" w:rsidRPr="00B12AE7" w14:paraId="41BE2A03" w14:textId="1EEE3933" w:rsidTr="00093740">
        <w:trPr>
          <w:trHeight w:val="23"/>
        </w:trPr>
        <w:tc>
          <w:tcPr>
            <w:tcW w:w="988" w:type="dxa"/>
            <w:tcBorders>
              <w:right w:val="single" w:sz="4" w:space="0" w:color="FFFFFF" w:themeColor="background1"/>
            </w:tcBorders>
            <w:vAlign w:val="center"/>
          </w:tcPr>
          <w:p w14:paraId="7611C5E7" w14:textId="58495AAF" w:rsidR="00B12AE7" w:rsidRPr="00CB3FB9" w:rsidRDefault="00B12AE7" w:rsidP="00093740">
            <w:pPr>
              <w:spacing w:line="276" w:lineRule="auto"/>
              <w:jc w:val="center"/>
              <w:rPr>
                <w:rFonts w:eastAsia="Times New Roman" w:cstheme="minorHAnsi"/>
                <w:b/>
                <w:bCs/>
                <w:kern w:val="24"/>
                <w:sz w:val="20"/>
                <w:szCs w:val="20"/>
                <w:lang w:eastAsia="en-GB"/>
              </w:rPr>
            </w:pPr>
            <w:r w:rsidRPr="00CB3FB9">
              <w:rPr>
                <w:rFonts w:cstheme="minorHAnsi"/>
                <w:b/>
                <w:color w:val="000000"/>
                <w:sz w:val="20"/>
                <w:szCs w:val="20"/>
              </w:rPr>
              <w:t>Cattle and Calves</w:t>
            </w:r>
          </w:p>
        </w:tc>
        <w:tc>
          <w:tcPr>
            <w:tcW w:w="1275" w:type="dxa"/>
            <w:tcBorders>
              <w:left w:val="single" w:sz="4" w:space="0" w:color="FFFFFF" w:themeColor="background1"/>
              <w:right w:val="single" w:sz="4" w:space="0" w:color="FFFFFF" w:themeColor="background1"/>
            </w:tcBorders>
            <w:vAlign w:val="center"/>
          </w:tcPr>
          <w:p w14:paraId="22E21A11" w14:textId="5DB5C33B" w:rsidR="00B12AE7" w:rsidRPr="00B12AE7" w:rsidRDefault="00B12AE7" w:rsidP="00093740">
            <w:pPr>
              <w:spacing w:line="276" w:lineRule="auto"/>
              <w:jc w:val="center"/>
              <w:rPr>
                <w:rFonts w:cstheme="minorHAnsi"/>
                <w:bCs/>
                <w:sz w:val="20"/>
                <w:szCs w:val="20"/>
                <w:lang w:eastAsia="en-GB"/>
              </w:rPr>
            </w:pPr>
            <w:r w:rsidRPr="00B12AE7">
              <w:rPr>
                <w:rFonts w:cstheme="minorHAnsi"/>
                <w:bCs/>
                <w:sz w:val="20"/>
                <w:szCs w:val="20"/>
                <w:lang w:eastAsia="en-GB"/>
              </w:rPr>
              <w:t>761</w:t>
            </w:r>
          </w:p>
        </w:tc>
        <w:tc>
          <w:tcPr>
            <w:tcW w:w="1134" w:type="dxa"/>
            <w:tcBorders>
              <w:left w:val="single" w:sz="4" w:space="0" w:color="FFFFFF" w:themeColor="background1"/>
              <w:right w:val="single" w:sz="4" w:space="0" w:color="FFFFFF" w:themeColor="background1"/>
            </w:tcBorders>
            <w:vAlign w:val="center"/>
          </w:tcPr>
          <w:p w14:paraId="570ECE6C" w14:textId="14FA1323" w:rsidR="00B12AE7" w:rsidRPr="00B12AE7" w:rsidRDefault="00B12AE7" w:rsidP="00093740">
            <w:pPr>
              <w:spacing w:line="276" w:lineRule="auto"/>
              <w:jc w:val="center"/>
              <w:rPr>
                <w:rFonts w:cstheme="minorHAnsi"/>
                <w:bCs/>
                <w:sz w:val="20"/>
                <w:szCs w:val="20"/>
                <w:lang w:eastAsia="en-GB"/>
              </w:rPr>
            </w:pPr>
            <w:r w:rsidRPr="00B12AE7">
              <w:rPr>
                <w:rFonts w:cstheme="minorHAnsi"/>
                <w:color w:val="000000"/>
                <w:sz w:val="20"/>
                <w:szCs w:val="20"/>
              </w:rPr>
              <w:t>343</w:t>
            </w:r>
          </w:p>
        </w:tc>
        <w:tc>
          <w:tcPr>
            <w:tcW w:w="1134" w:type="dxa"/>
            <w:tcBorders>
              <w:left w:val="single" w:sz="4" w:space="0" w:color="FFFFFF" w:themeColor="background1"/>
              <w:right w:val="single" w:sz="4" w:space="0" w:color="FFFFFF" w:themeColor="background1"/>
            </w:tcBorders>
            <w:vAlign w:val="center"/>
          </w:tcPr>
          <w:p w14:paraId="6E11F3AD" w14:textId="5D8B434A" w:rsidR="00B12AE7" w:rsidRPr="00B12AE7" w:rsidRDefault="00B12AE7" w:rsidP="00093740">
            <w:pPr>
              <w:spacing w:line="276" w:lineRule="auto"/>
              <w:jc w:val="center"/>
              <w:rPr>
                <w:rFonts w:cstheme="minorHAnsi"/>
                <w:bCs/>
                <w:sz w:val="20"/>
                <w:szCs w:val="20"/>
                <w:lang w:eastAsia="en-GB"/>
              </w:rPr>
            </w:pPr>
            <w:r w:rsidRPr="00B12AE7">
              <w:rPr>
                <w:rFonts w:cstheme="minorHAnsi"/>
                <w:color w:val="000000"/>
                <w:sz w:val="20"/>
                <w:szCs w:val="20"/>
              </w:rPr>
              <w:t>22</w:t>
            </w:r>
          </w:p>
        </w:tc>
        <w:tc>
          <w:tcPr>
            <w:tcW w:w="1134" w:type="dxa"/>
            <w:tcBorders>
              <w:left w:val="single" w:sz="4" w:space="0" w:color="FFFFFF" w:themeColor="background1"/>
              <w:right w:val="single" w:sz="4" w:space="0" w:color="FFFFFF" w:themeColor="background1"/>
            </w:tcBorders>
            <w:vAlign w:val="center"/>
          </w:tcPr>
          <w:p w14:paraId="39BC5F8C" w14:textId="3EF53901" w:rsidR="00B12AE7" w:rsidRPr="00B12AE7" w:rsidRDefault="00B12AE7" w:rsidP="00093740">
            <w:pPr>
              <w:spacing w:line="276" w:lineRule="auto"/>
              <w:jc w:val="center"/>
              <w:rPr>
                <w:rFonts w:cstheme="minorHAnsi"/>
                <w:bCs/>
                <w:sz w:val="20"/>
                <w:szCs w:val="20"/>
                <w:lang w:eastAsia="en-GB"/>
              </w:rPr>
            </w:pPr>
            <w:r w:rsidRPr="00B12AE7">
              <w:rPr>
                <w:rFonts w:cstheme="minorHAnsi"/>
                <w:bCs/>
                <w:sz w:val="20"/>
                <w:szCs w:val="20"/>
                <w:lang w:eastAsia="en-GB"/>
              </w:rPr>
              <w:t>1126</w:t>
            </w:r>
          </w:p>
        </w:tc>
        <w:tc>
          <w:tcPr>
            <w:tcW w:w="1031" w:type="dxa"/>
            <w:tcBorders>
              <w:left w:val="single" w:sz="4" w:space="0" w:color="FFFFFF" w:themeColor="background1"/>
              <w:right w:val="single" w:sz="4" w:space="0" w:color="FFFFFF" w:themeColor="background1"/>
            </w:tcBorders>
            <w:vAlign w:val="center"/>
          </w:tcPr>
          <w:p w14:paraId="2EF50BAB" w14:textId="34934891" w:rsidR="00B12AE7" w:rsidRPr="00E80F9E" w:rsidRDefault="00E80F9E" w:rsidP="00093740">
            <w:pPr>
              <w:spacing w:line="276" w:lineRule="auto"/>
              <w:jc w:val="center"/>
              <w:rPr>
                <w:rFonts w:cstheme="minorHAnsi"/>
                <w:b/>
                <w:bCs/>
                <w:sz w:val="20"/>
                <w:szCs w:val="20"/>
                <w:lang w:eastAsia="en-GB"/>
              </w:rPr>
            </w:pPr>
            <w:r w:rsidRPr="00E80F9E">
              <w:rPr>
                <w:rFonts w:cstheme="minorHAnsi"/>
                <w:b/>
                <w:color w:val="000000"/>
                <w:sz w:val="20"/>
                <w:szCs w:val="20"/>
              </w:rPr>
              <w:t>0.676</w:t>
            </w:r>
          </w:p>
        </w:tc>
        <w:tc>
          <w:tcPr>
            <w:tcW w:w="1160" w:type="dxa"/>
            <w:tcBorders>
              <w:left w:val="single" w:sz="4" w:space="0" w:color="FFFFFF" w:themeColor="background1"/>
              <w:right w:val="single" w:sz="4" w:space="0" w:color="FFFFFF" w:themeColor="background1"/>
            </w:tcBorders>
            <w:vAlign w:val="center"/>
          </w:tcPr>
          <w:p w14:paraId="2AF7CF4F" w14:textId="6D856687" w:rsidR="00B12AE7" w:rsidRPr="00E80F9E" w:rsidRDefault="00E80F9E" w:rsidP="00093740">
            <w:pPr>
              <w:spacing w:line="276" w:lineRule="auto"/>
              <w:jc w:val="center"/>
              <w:rPr>
                <w:rFonts w:cstheme="minorHAnsi"/>
                <w:b/>
                <w:bCs/>
                <w:sz w:val="20"/>
                <w:szCs w:val="20"/>
                <w:lang w:eastAsia="en-GB"/>
              </w:rPr>
            </w:pPr>
            <w:r w:rsidRPr="00E80F9E">
              <w:rPr>
                <w:rFonts w:cstheme="minorHAnsi"/>
                <w:b/>
                <w:color w:val="000000"/>
                <w:sz w:val="20"/>
                <w:szCs w:val="20"/>
              </w:rPr>
              <w:t>0.305</w:t>
            </w:r>
          </w:p>
        </w:tc>
        <w:tc>
          <w:tcPr>
            <w:tcW w:w="1160" w:type="dxa"/>
            <w:tcBorders>
              <w:left w:val="single" w:sz="4" w:space="0" w:color="FFFFFF" w:themeColor="background1"/>
            </w:tcBorders>
            <w:vAlign w:val="center"/>
          </w:tcPr>
          <w:p w14:paraId="34151F23" w14:textId="4670A625" w:rsidR="00B12AE7" w:rsidRPr="00E80F9E" w:rsidRDefault="00B12AE7" w:rsidP="00093740">
            <w:pPr>
              <w:spacing w:line="276" w:lineRule="auto"/>
              <w:jc w:val="center"/>
              <w:rPr>
                <w:rFonts w:cstheme="minorHAnsi"/>
                <w:b/>
                <w:bCs/>
                <w:sz w:val="20"/>
                <w:szCs w:val="20"/>
                <w:lang w:eastAsia="en-GB"/>
              </w:rPr>
            </w:pPr>
            <w:r w:rsidRPr="00E80F9E">
              <w:rPr>
                <w:rFonts w:cstheme="minorHAnsi"/>
                <w:b/>
                <w:color w:val="000000"/>
                <w:sz w:val="20"/>
                <w:szCs w:val="20"/>
              </w:rPr>
              <w:t>0.0195</w:t>
            </w:r>
          </w:p>
        </w:tc>
      </w:tr>
      <w:tr w:rsidR="00B12AE7" w:rsidRPr="00B12AE7" w14:paraId="379B8319" w14:textId="295851BD" w:rsidTr="00093740">
        <w:trPr>
          <w:cnfStyle w:val="000000100000" w:firstRow="0" w:lastRow="0" w:firstColumn="0" w:lastColumn="0" w:oddVBand="0" w:evenVBand="0" w:oddHBand="1" w:evenHBand="0" w:firstRowFirstColumn="0" w:firstRowLastColumn="0" w:lastRowFirstColumn="0" w:lastRowLastColumn="0"/>
          <w:trHeight w:val="23"/>
        </w:trPr>
        <w:tc>
          <w:tcPr>
            <w:tcW w:w="988" w:type="dxa"/>
            <w:tcBorders>
              <w:right w:val="single" w:sz="4" w:space="0" w:color="FFFFFF" w:themeColor="background1"/>
            </w:tcBorders>
            <w:vAlign w:val="center"/>
          </w:tcPr>
          <w:p w14:paraId="375E79CD" w14:textId="3A32755D" w:rsidR="00B12AE7" w:rsidRPr="00CB3FB9" w:rsidRDefault="00B12AE7" w:rsidP="00093740">
            <w:pPr>
              <w:spacing w:line="276" w:lineRule="auto"/>
              <w:jc w:val="center"/>
              <w:rPr>
                <w:rFonts w:eastAsia="Times New Roman" w:cstheme="minorHAnsi"/>
                <w:b/>
                <w:bCs/>
                <w:kern w:val="24"/>
                <w:sz w:val="20"/>
                <w:szCs w:val="20"/>
                <w:lang w:eastAsia="en-GB"/>
              </w:rPr>
            </w:pPr>
            <w:r w:rsidRPr="00CB3FB9">
              <w:rPr>
                <w:rFonts w:cstheme="minorHAnsi"/>
                <w:b/>
                <w:color w:val="000000"/>
                <w:sz w:val="20"/>
                <w:szCs w:val="20"/>
              </w:rPr>
              <w:t>Pig Meat</w:t>
            </w:r>
          </w:p>
        </w:tc>
        <w:tc>
          <w:tcPr>
            <w:tcW w:w="1275" w:type="dxa"/>
            <w:tcBorders>
              <w:left w:val="single" w:sz="4" w:space="0" w:color="FFFFFF" w:themeColor="background1"/>
              <w:right w:val="single" w:sz="4" w:space="0" w:color="FFFFFF" w:themeColor="background1"/>
            </w:tcBorders>
            <w:vAlign w:val="center"/>
          </w:tcPr>
          <w:p w14:paraId="3E73769A" w14:textId="584EAFA9" w:rsidR="00B12AE7" w:rsidRPr="00B12AE7" w:rsidRDefault="00B12AE7" w:rsidP="00093740">
            <w:pPr>
              <w:spacing w:line="276" w:lineRule="auto"/>
              <w:jc w:val="center"/>
              <w:rPr>
                <w:rFonts w:cstheme="minorHAnsi"/>
                <w:bCs/>
                <w:sz w:val="20"/>
                <w:szCs w:val="20"/>
                <w:lang w:eastAsia="en-GB"/>
              </w:rPr>
            </w:pPr>
            <w:r w:rsidRPr="00B12AE7">
              <w:rPr>
                <w:rFonts w:cstheme="minorHAnsi"/>
                <w:bCs/>
                <w:sz w:val="20"/>
                <w:szCs w:val="20"/>
                <w:lang w:eastAsia="en-GB"/>
              </w:rPr>
              <w:t>637</w:t>
            </w:r>
          </w:p>
        </w:tc>
        <w:tc>
          <w:tcPr>
            <w:tcW w:w="1134" w:type="dxa"/>
            <w:tcBorders>
              <w:left w:val="single" w:sz="4" w:space="0" w:color="FFFFFF" w:themeColor="background1"/>
              <w:right w:val="single" w:sz="4" w:space="0" w:color="FFFFFF" w:themeColor="background1"/>
            </w:tcBorders>
            <w:vAlign w:val="center"/>
          </w:tcPr>
          <w:p w14:paraId="6E99D692" w14:textId="58BCF271" w:rsidR="00B12AE7" w:rsidRPr="00B12AE7" w:rsidRDefault="00B12AE7" w:rsidP="00093740">
            <w:pPr>
              <w:spacing w:line="276" w:lineRule="auto"/>
              <w:jc w:val="center"/>
              <w:rPr>
                <w:rFonts w:cstheme="minorHAnsi"/>
                <w:bCs/>
                <w:sz w:val="20"/>
                <w:szCs w:val="20"/>
                <w:lang w:eastAsia="en-GB"/>
              </w:rPr>
            </w:pPr>
            <w:r w:rsidRPr="00B12AE7">
              <w:rPr>
                <w:rFonts w:cstheme="minorHAnsi"/>
                <w:color w:val="000000"/>
                <w:sz w:val="20"/>
                <w:szCs w:val="20"/>
              </w:rPr>
              <w:t>792</w:t>
            </w:r>
          </w:p>
        </w:tc>
        <w:tc>
          <w:tcPr>
            <w:tcW w:w="1134" w:type="dxa"/>
            <w:tcBorders>
              <w:left w:val="single" w:sz="4" w:space="0" w:color="FFFFFF" w:themeColor="background1"/>
              <w:right w:val="single" w:sz="4" w:space="0" w:color="FFFFFF" w:themeColor="background1"/>
            </w:tcBorders>
            <w:vAlign w:val="center"/>
          </w:tcPr>
          <w:p w14:paraId="1EC99D12" w14:textId="43237508" w:rsidR="00B12AE7" w:rsidRPr="00B12AE7" w:rsidRDefault="00B12AE7" w:rsidP="00093740">
            <w:pPr>
              <w:spacing w:line="276" w:lineRule="auto"/>
              <w:jc w:val="center"/>
              <w:rPr>
                <w:rFonts w:cstheme="minorHAnsi"/>
                <w:bCs/>
                <w:sz w:val="20"/>
                <w:szCs w:val="20"/>
                <w:lang w:eastAsia="en-GB"/>
              </w:rPr>
            </w:pPr>
            <w:r w:rsidRPr="00B12AE7">
              <w:rPr>
                <w:rFonts w:cstheme="minorHAnsi"/>
                <w:color w:val="000000"/>
                <w:sz w:val="20"/>
                <w:szCs w:val="20"/>
              </w:rPr>
              <w:t>1</w:t>
            </w:r>
          </w:p>
        </w:tc>
        <w:tc>
          <w:tcPr>
            <w:tcW w:w="1134" w:type="dxa"/>
            <w:tcBorders>
              <w:left w:val="single" w:sz="4" w:space="0" w:color="FFFFFF" w:themeColor="background1"/>
              <w:right w:val="single" w:sz="4" w:space="0" w:color="FFFFFF" w:themeColor="background1"/>
            </w:tcBorders>
            <w:vAlign w:val="center"/>
          </w:tcPr>
          <w:p w14:paraId="40B1A534" w14:textId="77317227" w:rsidR="00B12AE7" w:rsidRPr="00B12AE7" w:rsidRDefault="00B12AE7" w:rsidP="00093740">
            <w:pPr>
              <w:spacing w:line="276" w:lineRule="auto"/>
              <w:jc w:val="center"/>
              <w:rPr>
                <w:rFonts w:cstheme="minorHAnsi"/>
                <w:bCs/>
                <w:sz w:val="20"/>
                <w:szCs w:val="20"/>
                <w:lang w:eastAsia="en-GB"/>
              </w:rPr>
            </w:pPr>
            <w:r w:rsidRPr="00B12AE7">
              <w:rPr>
                <w:rFonts w:cstheme="minorHAnsi"/>
                <w:bCs/>
                <w:sz w:val="20"/>
                <w:szCs w:val="20"/>
                <w:lang w:eastAsia="en-GB"/>
              </w:rPr>
              <w:t>1430</w:t>
            </w:r>
          </w:p>
        </w:tc>
        <w:tc>
          <w:tcPr>
            <w:tcW w:w="1031" w:type="dxa"/>
            <w:tcBorders>
              <w:left w:val="single" w:sz="4" w:space="0" w:color="FFFFFF" w:themeColor="background1"/>
              <w:right w:val="single" w:sz="4" w:space="0" w:color="FFFFFF" w:themeColor="background1"/>
            </w:tcBorders>
            <w:vAlign w:val="center"/>
          </w:tcPr>
          <w:p w14:paraId="27D7A75F" w14:textId="46DB279E" w:rsidR="00B12AE7" w:rsidRPr="00E80F9E" w:rsidRDefault="00E80F9E" w:rsidP="00093740">
            <w:pPr>
              <w:spacing w:line="276" w:lineRule="auto"/>
              <w:jc w:val="center"/>
              <w:rPr>
                <w:rFonts w:cstheme="minorHAnsi"/>
                <w:b/>
                <w:bCs/>
                <w:sz w:val="20"/>
                <w:szCs w:val="20"/>
                <w:lang w:eastAsia="en-GB"/>
              </w:rPr>
            </w:pPr>
            <w:r w:rsidRPr="00E80F9E">
              <w:rPr>
                <w:rFonts w:cstheme="minorHAnsi"/>
                <w:b/>
                <w:color w:val="000000"/>
                <w:sz w:val="20"/>
                <w:szCs w:val="20"/>
              </w:rPr>
              <w:t>0.446</w:t>
            </w:r>
          </w:p>
        </w:tc>
        <w:tc>
          <w:tcPr>
            <w:tcW w:w="1160" w:type="dxa"/>
            <w:tcBorders>
              <w:left w:val="single" w:sz="4" w:space="0" w:color="FFFFFF" w:themeColor="background1"/>
              <w:right w:val="single" w:sz="4" w:space="0" w:color="FFFFFF" w:themeColor="background1"/>
            </w:tcBorders>
            <w:vAlign w:val="center"/>
          </w:tcPr>
          <w:p w14:paraId="3B95D9B9" w14:textId="2A27A183" w:rsidR="00B12AE7" w:rsidRPr="00E80F9E" w:rsidRDefault="00E80F9E" w:rsidP="00093740">
            <w:pPr>
              <w:spacing w:line="276" w:lineRule="auto"/>
              <w:jc w:val="center"/>
              <w:rPr>
                <w:rFonts w:cstheme="minorHAnsi"/>
                <w:b/>
                <w:bCs/>
                <w:sz w:val="20"/>
                <w:szCs w:val="20"/>
                <w:lang w:eastAsia="en-GB"/>
              </w:rPr>
            </w:pPr>
            <w:r w:rsidRPr="00E80F9E">
              <w:rPr>
                <w:rFonts w:cstheme="minorHAnsi"/>
                <w:b/>
                <w:color w:val="000000"/>
                <w:sz w:val="20"/>
                <w:szCs w:val="20"/>
              </w:rPr>
              <w:t>0.554</w:t>
            </w:r>
          </w:p>
        </w:tc>
        <w:tc>
          <w:tcPr>
            <w:tcW w:w="1160" w:type="dxa"/>
            <w:tcBorders>
              <w:left w:val="single" w:sz="4" w:space="0" w:color="FFFFFF" w:themeColor="background1"/>
            </w:tcBorders>
            <w:vAlign w:val="center"/>
          </w:tcPr>
          <w:p w14:paraId="3C449933" w14:textId="6AA2C051" w:rsidR="00B12AE7" w:rsidRPr="00E80F9E" w:rsidRDefault="00B12AE7" w:rsidP="00093740">
            <w:pPr>
              <w:spacing w:line="276" w:lineRule="auto"/>
              <w:jc w:val="center"/>
              <w:rPr>
                <w:rFonts w:cstheme="minorHAnsi"/>
                <w:b/>
                <w:bCs/>
                <w:sz w:val="20"/>
                <w:szCs w:val="20"/>
                <w:lang w:eastAsia="en-GB"/>
              </w:rPr>
            </w:pPr>
            <w:r w:rsidRPr="00E80F9E">
              <w:rPr>
                <w:rFonts w:cstheme="minorHAnsi"/>
                <w:b/>
                <w:color w:val="000000"/>
                <w:sz w:val="20"/>
                <w:szCs w:val="20"/>
              </w:rPr>
              <w:t>0.000699</w:t>
            </w:r>
          </w:p>
        </w:tc>
      </w:tr>
      <w:tr w:rsidR="00B12AE7" w:rsidRPr="00B12AE7" w14:paraId="418EB6B6" w14:textId="2EB615B1" w:rsidTr="00093740">
        <w:trPr>
          <w:trHeight w:val="23"/>
        </w:trPr>
        <w:tc>
          <w:tcPr>
            <w:tcW w:w="988" w:type="dxa"/>
            <w:tcBorders>
              <w:right w:val="single" w:sz="4" w:space="0" w:color="FFFFFF" w:themeColor="background1"/>
            </w:tcBorders>
            <w:vAlign w:val="center"/>
          </w:tcPr>
          <w:p w14:paraId="64011B77" w14:textId="715B32CC" w:rsidR="00B12AE7" w:rsidRPr="00CB3FB9" w:rsidRDefault="00B12AE7" w:rsidP="00093740">
            <w:pPr>
              <w:spacing w:line="276" w:lineRule="auto"/>
              <w:jc w:val="center"/>
              <w:rPr>
                <w:rFonts w:eastAsia="Times New Roman" w:cstheme="minorHAnsi"/>
                <w:b/>
                <w:bCs/>
                <w:kern w:val="24"/>
                <w:sz w:val="20"/>
                <w:szCs w:val="20"/>
                <w:lang w:eastAsia="en-GB"/>
              </w:rPr>
            </w:pPr>
            <w:r w:rsidRPr="00CB3FB9">
              <w:rPr>
                <w:rFonts w:cstheme="minorHAnsi"/>
                <w:b/>
                <w:color w:val="000000"/>
                <w:sz w:val="20"/>
                <w:szCs w:val="20"/>
              </w:rPr>
              <w:t>Lamb and Mutton</w:t>
            </w:r>
          </w:p>
        </w:tc>
        <w:tc>
          <w:tcPr>
            <w:tcW w:w="1275" w:type="dxa"/>
            <w:tcBorders>
              <w:left w:val="single" w:sz="4" w:space="0" w:color="FFFFFF" w:themeColor="background1"/>
              <w:right w:val="single" w:sz="4" w:space="0" w:color="FFFFFF" w:themeColor="background1"/>
            </w:tcBorders>
            <w:vAlign w:val="center"/>
          </w:tcPr>
          <w:p w14:paraId="198785B7" w14:textId="70932711" w:rsidR="00B12AE7" w:rsidRPr="00B12AE7" w:rsidRDefault="00B12AE7" w:rsidP="00093740">
            <w:pPr>
              <w:spacing w:line="276" w:lineRule="auto"/>
              <w:jc w:val="center"/>
              <w:rPr>
                <w:rFonts w:cstheme="minorHAnsi"/>
                <w:bCs/>
                <w:sz w:val="20"/>
                <w:szCs w:val="20"/>
                <w:lang w:eastAsia="en-GB"/>
              </w:rPr>
            </w:pPr>
            <w:r w:rsidRPr="00B12AE7">
              <w:rPr>
                <w:rFonts w:cstheme="minorHAnsi"/>
                <w:bCs/>
                <w:sz w:val="20"/>
                <w:szCs w:val="20"/>
                <w:lang w:eastAsia="en-GB"/>
              </w:rPr>
              <w:t>203</w:t>
            </w:r>
          </w:p>
        </w:tc>
        <w:tc>
          <w:tcPr>
            <w:tcW w:w="1134" w:type="dxa"/>
            <w:tcBorders>
              <w:left w:val="single" w:sz="4" w:space="0" w:color="FFFFFF" w:themeColor="background1"/>
              <w:right w:val="single" w:sz="4" w:space="0" w:color="FFFFFF" w:themeColor="background1"/>
            </w:tcBorders>
            <w:vAlign w:val="center"/>
          </w:tcPr>
          <w:p w14:paraId="7F217D04" w14:textId="63ADB2E3" w:rsidR="00B12AE7" w:rsidRPr="00B12AE7" w:rsidRDefault="00B12AE7" w:rsidP="00093740">
            <w:pPr>
              <w:spacing w:line="276" w:lineRule="auto"/>
              <w:jc w:val="center"/>
              <w:rPr>
                <w:rFonts w:cstheme="minorHAnsi"/>
                <w:bCs/>
                <w:sz w:val="20"/>
                <w:szCs w:val="20"/>
                <w:lang w:eastAsia="en-GB"/>
              </w:rPr>
            </w:pPr>
            <w:r w:rsidRPr="00B12AE7">
              <w:rPr>
                <w:rFonts w:cstheme="minorHAnsi"/>
                <w:color w:val="000000"/>
                <w:sz w:val="20"/>
                <w:szCs w:val="20"/>
              </w:rPr>
              <w:t>21</w:t>
            </w:r>
          </w:p>
        </w:tc>
        <w:tc>
          <w:tcPr>
            <w:tcW w:w="1134" w:type="dxa"/>
            <w:tcBorders>
              <w:left w:val="single" w:sz="4" w:space="0" w:color="FFFFFF" w:themeColor="background1"/>
              <w:right w:val="single" w:sz="4" w:space="0" w:color="FFFFFF" w:themeColor="background1"/>
            </w:tcBorders>
            <w:vAlign w:val="center"/>
          </w:tcPr>
          <w:p w14:paraId="42C603DB" w14:textId="328EBDB8" w:rsidR="00B12AE7" w:rsidRPr="00B12AE7" w:rsidRDefault="00B12AE7" w:rsidP="00093740">
            <w:pPr>
              <w:spacing w:line="276" w:lineRule="auto"/>
              <w:jc w:val="center"/>
              <w:rPr>
                <w:rFonts w:cstheme="minorHAnsi"/>
                <w:bCs/>
                <w:sz w:val="20"/>
                <w:szCs w:val="20"/>
                <w:lang w:eastAsia="en-GB"/>
              </w:rPr>
            </w:pPr>
            <w:r w:rsidRPr="00B12AE7">
              <w:rPr>
                <w:rFonts w:cstheme="minorHAnsi"/>
                <w:color w:val="000000"/>
                <w:sz w:val="20"/>
                <w:szCs w:val="20"/>
              </w:rPr>
              <w:t>76</w:t>
            </w:r>
          </w:p>
        </w:tc>
        <w:tc>
          <w:tcPr>
            <w:tcW w:w="1134" w:type="dxa"/>
            <w:tcBorders>
              <w:left w:val="single" w:sz="4" w:space="0" w:color="FFFFFF" w:themeColor="background1"/>
              <w:right w:val="single" w:sz="4" w:space="0" w:color="FFFFFF" w:themeColor="background1"/>
            </w:tcBorders>
            <w:vAlign w:val="center"/>
          </w:tcPr>
          <w:p w14:paraId="101AEF4C" w14:textId="09CC7F6E" w:rsidR="00B12AE7" w:rsidRPr="00B12AE7" w:rsidRDefault="00B12AE7" w:rsidP="00093740">
            <w:pPr>
              <w:spacing w:line="276" w:lineRule="auto"/>
              <w:jc w:val="center"/>
              <w:rPr>
                <w:rFonts w:cstheme="minorHAnsi"/>
                <w:bCs/>
                <w:sz w:val="20"/>
                <w:szCs w:val="20"/>
                <w:lang w:eastAsia="en-GB"/>
              </w:rPr>
            </w:pPr>
            <w:r w:rsidRPr="00B12AE7">
              <w:rPr>
                <w:rFonts w:cstheme="minorHAnsi"/>
                <w:bCs/>
                <w:sz w:val="20"/>
                <w:szCs w:val="20"/>
                <w:lang w:eastAsia="en-GB"/>
              </w:rPr>
              <w:t>300</w:t>
            </w:r>
          </w:p>
        </w:tc>
        <w:tc>
          <w:tcPr>
            <w:tcW w:w="1031" w:type="dxa"/>
            <w:tcBorders>
              <w:left w:val="single" w:sz="4" w:space="0" w:color="FFFFFF" w:themeColor="background1"/>
              <w:right w:val="single" w:sz="4" w:space="0" w:color="FFFFFF" w:themeColor="background1"/>
            </w:tcBorders>
            <w:vAlign w:val="center"/>
          </w:tcPr>
          <w:p w14:paraId="0FEC75B7" w14:textId="6264CCA6" w:rsidR="00B12AE7" w:rsidRPr="00E80F9E" w:rsidRDefault="00B12AE7" w:rsidP="00093740">
            <w:pPr>
              <w:spacing w:line="276" w:lineRule="auto"/>
              <w:jc w:val="center"/>
              <w:rPr>
                <w:rFonts w:cstheme="minorHAnsi"/>
                <w:b/>
                <w:bCs/>
                <w:sz w:val="20"/>
                <w:szCs w:val="20"/>
                <w:lang w:eastAsia="en-GB"/>
              </w:rPr>
            </w:pPr>
            <w:r w:rsidRPr="00E80F9E">
              <w:rPr>
                <w:rFonts w:cstheme="minorHAnsi"/>
                <w:b/>
                <w:color w:val="000000"/>
                <w:sz w:val="20"/>
                <w:szCs w:val="20"/>
              </w:rPr>
              <w:t>0.67</w:t>
            </w:r>
            <w:r w:rsidR="00E80F9E" w:rsidRPr="00E80F9E">
              <w:rPr>
                <w:rFonts w:cstheme="minorHAnsi"/>
                <w:b/>
                <w:color w:val="000000"/>
                <w:sz w:val="20"/>
                <w:szCs w:val="20"/>
              </w:rPr>
              <w:t>7</w:t>
            </w:r>
          </w:p>
        </w:tc>
        <w:tc>
          <w:tcPr>
            <w:tcW w:w="1160" w:type="dxa"/>
            <w:tcBorders>
              <w:left w:val="single" w:sz="4" w:space="0" w:color="FFFFFF" w:themeColor="background1"/>
              <w:right w:val="single" w:sz="4" w:space="0" w:color="FFFFFF" w:themeColor="background1"/>
            </w:tcBorders>
            <w:vAlign w:val="center"/>
          </w:tcPr>
          <w:p w14:paraId="4F6EE68C" w14:textId="0A42D65F" w:rsidR="00B12AE7" w:rsidRPr="00E80F9E" w:rsidRDefault="00B12AE7" w:rsidP="00093740">
            <w:pPr>
              <w:spacing w:line="276" w:lineRule="auto"/>
              <w:jc w:val="center"/>
              <w:rPr>
                <w:rFonts w:cstheme="minorHAnsi"/>
                <w:b/>
                <w:bCs/>
                <w:sz w:val="20"/>
                <w:szCs w:val="20"/>
                <w:lang w:eastAsia="en-GB"/>
              </w:rPr>
            </w:pPr>
            <w:r w:rsidRPr="00E80F9E">
              <w:rPr>
                <w:rFonts w:cstheme="minorHAnsi"/>
                <w:b/>
                <w:color w:val="000000"/>
                <w:sz w:val="20"/>
                <w:szCs w:val="20"/>
              </w:rPr>
              <w:t>0.07</w:t>
            </w:r>
          </w:p>
        </w:tc>
        <w:tc>
          <w:tcPr>
            <w:tcW w:w="1160" w:type="dxa"/>
            <w:tcBorders>
              <w:left w:val="single" w:sz="4" w:space="0" w:color="FFFFFF" w:themeColor="background1"/>
            </w:tcBorders>
            <w:vAlign w:val="center"/>
          </w:tcPr>
          <w:p w14:paraId="1A6AEAD0" w14:textId="00B8CC54" w:rsidR="00B12AE7" w:rsidRPr="00E80F9E" w:rsidRDefault="00B12AE7" w:rsidP="00093740">
            <w:pPr>
              <w:spacing w:line="276" w:lineRule="auto"/>
              <w:jc w:val="center"/>
              <w:rPr>
                <w:rFonts w:cstheme="minorHAnsi"/>
                <w:b/>
                <w:bCs/>
                <w:sz w:val="20"/>
                <w:szCs w:val="20"/>
                <w:lang w:eastAsia="en-GB"/>
              </w:rPr>
            </w:pPr>
            <w:r w:rsidRPr="00E80F9E">
              <w:rPr>
                <w:rFonts w:cstheme="minorHAnsi"/>
                <w:b/>
                <w:color w:val="000000"/>
                <w:sz w:val="20"/>
                <w:szCs w:val="20"/>
              </w:rPr>
              <w:t>0.2533</w:t>
            </w:r>
          </w:p>
        </w:tc>
      </w:tr>
      <w:tr w:rsidR="00B12AE7" w:rsidRPr="00B12AE7" w14:paraId="4E4C1007" w14:textId="12BEFA4B" w:rsidTr="00093740">
        <w:trPr>
          <w:cnfStyle w:val="000000100000" w:firstRow="0" w:lastRow="0" w:firstColumn="0" w:lastColumn="0" w:oddVBand="0" w:evenVBand="0" w:oddHBand="1" w:evenHBand="0" w:firstRowFirstColumn="0" w:firstRowLastColumn="0" w:lastRowFirstColumn="0" w:lastRowLastColumn="0"/>
          <w:trHeight w:val="23"/>
        </w:trPr>
        <w:tc>
          <w:tcPr>
            <w:tcW w:w="988" w:type="dxa"/>
            <w:tcBorders>
              <w:right w:val="single" w:sz="4" w:space="0" w:color="FFFFFF" w:themeColor="background1"/>
            </w:tcBorders>
            <w:vAlign w:val="center"/>
          </w:tcPr>
          <w:p w14:paraId="1B0428E7" w14:textId="3CCD44DB" w:rsidR="00B12AE7" w:rsidRPr="00CB3FB9" w:rsidRDefault="00B12AE7" w:rsidP="00093740">
            <w:pPr>
              <w:spacing w:line="276" w:lineRule="auto"/>
              <w:jc w:val="center"/>
              <w:rPr>
                <w:rFonts w:eastAsia="Times New Roman" w:cstheme="minorHAnsi"/>
                <w:b/>
                <w:bCs/>
                <w:kern w:val="24"/>
                <w:sz w:val="20"/>
                <w:szCs w:val="20"/>
                <w:lang w:eastAsia="en-GB"/>
              </w:rPr>
            </w:pPr>
            <w:r w:rsidRPr="00CB3FB9">
              <w:rPr>
                <w:rFonts w:cstheme="minorHAnsi"/>
                <w:b/>
                <w:color w:val="000000"/>
                <w:sz w:val="20"/>
                <w:szCs w:val="20"/>
              </w:rPr>
              <w:t>Poultry Meat</w:t>
            </w:r>
          </w:p>
        </w:tc>
        <w:tc>
          <w:tcPr>
            <w:tcW w:w="1275" w:type="dxa"/>
            <w:tcBorders>
              <w:left w:val="single" w:sz="4" w:space="0" w:color="FFFFFF" w:themeColor="background1"/>
              <w:right w:val="single" w:sz="4" w:space="0" w:color="FFFFFF" w:themeColor="background1"/>
            </w:tcBorders>
            <w:vAlign w:val="center"/>
          </w:tcPr>
          <w:p w14:paraId="09A1F605" w14:textId="1F0A7E11" w:rsidR="00B12AE7" w:rsidRPr="00B12AE7" w:rsidRDefault="00B12AE7" w:rsidP="00093740">
            <w:pPr>
              <w:spacing w:line="276" w:lineRule="auto"/>
              <w:jc w:val="center"/>
              <w:rPr>
                <w:rFonts w:cstheme="minorHAnsi"/>
                <w:bCs/>
                <w:sz w:val="20"/>
                <w:szCs w:val="20"/>
                <w:lang w:eastAsia="en-GB"/>
              </w:rPr>
            </w:pPr>
            <w:r w:rsidRPr="00B12AE7">
              <w:rPr>
                <w:rFonts w:cstheme="minorHAnsi"/>
                <w:bCs/>
                <w:sz w:val="20"/>
                <w:szCs w:val="20"/>
                <w:lang w:eastAsia="en-GB"/>
              </w:rPr>
              <w:t>1487</w:t>
            </w:r>
          </w:p>
        </w:tc>
        <w:tc>
          <w:tcPr>
            <w:tcW w:w="1134" w:type="dxa"/>
            <w:tcBorders>
              <w:left w:val="single" w:sz="4" w:space="0" w:color="FFFFFF" w:themeColor="background1"/>
              <w:right w:val="single" w:sz="4" w:space="0" w:color="FFFFFF" w:themeColor="background1"/>
            </w:tcBorders>
            <w:vAlign w:val="center"/>
          </w:tcPr>
          <w:p w14:paraId="2567D7F6" w14:textId="19B4A681" w:rsidR="00B12AE7" w:rsidRPr="00B12AE7" w:rsidRDefault="00B12AE7" w:rsidP="00093740">
            <w:pPr>
              <w:spacing w:line="276" w:lineRule="auto"/>
              <w:jc w:val="center"/>
              <w:rPr>
                <w:rFonts w:cstheme="minorHAnsi"/>
                <w:bCs/>
                <w:sz w:val="20"/>
                <w:szCs w:val="20"/>
                <w:lang w:eastAsia="en-GB"/>
              </w:rPr>
            </w:pPr>
            <w:r w:rsidRPr="00B12AE7">
              <w:rPr>
                <w:rFonts w:cstheme="minorHAnsi"/>
                <w:color w:val="000000"/>
                <w:sz w:val="20"/>
                <w:szCs w:val="20"/>
              </w:rPr>
              <w:t>549</w:t>
            </w:r>
          </w:p>
        </w:tc>
        <w:tc>
          <w:tcPr>
            <w:tcW w:w="1134" w:type="dxa"/>
            <w:tcBorders>
              <w:left w:val="single" w:sz="4" w:space="0" w:color="FFFFFF" w:themeColor="background1"/>
              <w:right w:val="single" w:sz="4" w:space="0" w:color="FFFFFF" w:themeColor="background1"/>
            </w:tcBorders>
            <w:vAlign w:val="center"/>
          </w:tcPr>
          <w:p w14:paraId="1BD4D069" w14:textId="0B8B9983" w:rsidR="00B12AE7" w:rsidRPr="00B12AE7" w:rsidRDefault="00B12AE7" w:rsidP="00093740">
            <w:pPr>
              <w:spacing w:line="276" w:lineRule="auto"/>
              <w:jc w:val="center"/>
              <w:rPr>
                <w:rFonts w:cstheme="minorHAnsi"/>
                <w:bCs/>
                <w:sz w:val="20"/>
                <w:szCs w:val="20"/>
                <w:lang w:eastAsia="en-GB"/>
              </w:rPr>
            </w:pPr>
            <w:r w:rsidRPr="00B12AE7">
              <w:rPr>
                <w:rFonts w:cstheme="minorHAnsi"/>
                <w:color w:val="000000"/>
                <w:sz w:val="20"/>
                <w:szCs w:val="20"/>
              </w:rPr>
              <w:t>36</w:t>
            </w:r>
          </w:p>
        </w:tc>
        <w:tc>
          <w:tcPr>
            <w:tcW w:w="1134" w:type="dxa"/>
            <w:tcBorders>
              <w:left w:val="single" w:sz="4" w:space="0" w:color="FFFFFF" w:themeColor="background1"/>
              <w:right w:val="single" w:sz="4" w:space="0" w:color="FFFFFF" w:themeColor="background1"/>
            </w:tcBorders>
            <w:vAlign w:val="center"/>
          </w:tcPr>
          <w:p w14:paraId="604E8E97" w14:textId="054152E4" w:rsidR="00B12AE7" w:rsidRPr="00B12AE7" w:rsidRDefault="00B12AE7" w:rsidP="00093740">
            <w:pPr>
              <w:spacing w:line="276" w:lineRule="auto"/>
              <w:jc w:val="center"/>
              <w:rPr>
                <w:rFonts w:cstheme="minorHAnsi"/>
                <w:bCs/>
                <w:sz w:val="20"/>
                <w:szCs w:val="20"/>
                <w:lang w:eastAsia="en-GB"/>
              </w:rPr>
            </w:pPr>
            <w:r w:rsidRPr="00B12AE7">
              <w:rPr>
                <w:rFonts w:cstheme="minorHAnsi"/>
                <w:bCs/>
                <w:sz w:val="20"/>
                <w:szCs w:val="20"/>
                <w:lang w:eastAsia="en-GB"/>
              </w:rPr>
              <w:t>2072</w:t>
            </w:r>
          </w:p>
        </w:tc>
        <w:tc>
          <w:tcPr>
            <w:tcW w:w="1031" w:type="dxa"/>
            <w:tcBorders>
              <w:left w:val="single" w:sz="4" w:space="0" w:color="FFFFFF" w:themeColor="background1"/>
              <w:right w:val="single" w:sz="4" w:space="0" w:color="FFFFFF" w:themeColor="background1"/>
            </w:tcBorders>
            <w:vAlign w:val="center"/>
          </w:tcPr>
          <w:p w14:paraId="4EC04223" w14:textId="6CCCD0BB" w:rsidR="00B12AE7" w:rsidRPr="00E80F9E" w:rsidRDefault="00E80F9E" w:rsidP="00093740">
            <w:pPr>
              <w:spacing w:line="276" w:lineRule="auto"/>
              <w:jc w:val="center"/>
              <w:rPr>
                <w:rFonts w:cstheme="minorHAnsi"/>
                <w:b/>
                <w:bCs/>
                <w:sz w:val="20"/>
                <w:szCs w:val="20"/>
                <w:lang w:eastAsia="en-GB"/>
              </w:rPr>
            </w:pPr>
            <w:r w:rsidRPr="00E80F9E">
              <w:rPr>
                <w:rFonts w:cstheme="minorHAnsi"/>
                <w:b/>
                <w:color w:val="000000"/>
                <w:sz w:val="20"/>
                <w:szCs w:val="20"/>
              </w:rPr>
              <w:t>0.718</w:t>
            </w:r>
          </w:p>
        </w:tc>
        <w:tc>
          <w:tcPr>
            <w:tcW w:w="1160" w:type="dxa"/>
            <w:tcBorders>
              <w:left w:val="single" w:sz="4" w:space="0" w:color="FFFFFF" w:themeColor="background1"/>
              <w:right w:val="single" w:sz="4" w:space="0" w:color="FFFFFF" w:themeColor="background1"/>
            </w:tcBorders>
            <w:vAlign w:val="center"/>
          </w:tcPr>
          <w:p w14:paraId="563722C4" w14:textId="1B1326E0" w:rsidR="00B12AE7" w:rsidRPr="00E80F9E" w:rsidRDefault="00E80F9E" w:rsidP="00093740">
            <w:pPr>
              <w:spacing w:line="276" w:lineRule="auto"/>
              <w:jc w:val="center"/>
              <w:rPr>
                <w:rFonts w:cstheme="minorHAnsi"/>
                <w:b/>
                <w:bCs/>
                <w:sz w:val="20"/>
                <w:szCs w:val="20"/>
                <w:lang w:eastAsia="en-GB"/>
              </w:rPr>
            </w:pPr>
            <w:r w:rsidRPr="00E80F9E">
              <w:rPr>
                <w:rFonts w:cstheme="minorHAnsi"/>
                <w:b/>
                <w:color w:val="000000"/>
                <w:sz w:val="20"/>
                <w:szCs w:val="20"/>
              </w:rPr>
              <w:t>0.265</w:t>
            </w:r>
          </w:p>
        </w:tc>
        <w:tc>
          <w:tcPr>
            <w:tcW w:w="1160" w:type="dxa"/>
            <w:tcBorders>
              <w:left w:val="single" w:sz="4" w:space="0" w:color="FFFFFF" w:themeColor="background1"/>
            </w:tcBorders>
            <w:vAlign w:val="center"/>
          </w:tcPr>
          <w:p w14:paraId="4394C2B9" w14:textId="3286A9A4" w:rsidR="00B12AE7" w:rsidRPr="00E80F9E" w:rsidRDefault="00E80F9E" w:rsidP="00093740">
            <w:pPr>
              <w:spacing w:line="276" w:lineRule="auto"/>
              <w:jc w:val="center"/>
              <w:rPr>
                <w:rFonts w:cstheme="minorHAnsi"/>
                <w:b/>
                <w:bCs/>
                <w:sz w:val="20"/>
                <w:szCs w:val="20"/>
                <w:lang w:eastAsia="en-GB"/>
              </w:rPr>
            </w:pPr>
            <w:r w:rsidRPr="00E80F9E">
              <w:rPr>
                <w:rFonts w:cstheme="minorHAnsi"/>
                <w:b/>
                <w:color w:val="000000"/>
                <w:sz w:val="20"/>
                <w:szCs w:val="20"/>
              </w:rPr>
              <w:t>0.0174</w:t>
            </w:r>
          </w:p>
        </w:tc>
      </w:tr>
      <w:tr w:rsidR="00B12AE7" w:rsidRPr="00B12AE7" w14:paraId="35FD9BB7" w14:textId="3CFF04E1" w:rsidTr="00093740">
        <w:trPr>
          <w:trHeight w:val="23"/>
        </w:trPr>
        <w:tc>
          <w:tcPr>
            <w:tcW w:w="988" w:type="dxa"/>
            <w:tcBorders>
              <w:right w:val="single" w:sz="4" w:space="0" w:color="FFFFFF" w:themeColor="background1"/>
            </w:tcBorders>
            <w:vAlign w:val="center"/>
          </w:tcPr>
          <w:p w14:paraId="570FCC1C" w14:textId="29D757C2" w:rsidR="00B12AE7" w:rsidRPr="00CB3FB9" w:rsidRDefault="00B12AE7" w:rsidP="00093740">
            <w:pPr>
              <w:spacing w:line="276" w:lineRule="auto"/>
              <w:jc w:val="center"/>
              <w:rPr>
                <w:rFonts w:eastAsia="Times New Roman" w:cstheme="minorHAnsi"/>
                <w:b/>
                <w:bCs/>
                <w:kern w:val="24"/>
                <w:sz w:val="20"/>
                <w:szCs w:val="20"/>
                <w:lang w:eastAsia="en-GB"/>
              </w:rPr>
            </w:pPr>
            <w:r w:rsidRPr="00CB3FB9">
              <w:rPr>
                <w:rFonts w:cstheme="minorHAnsi"/>
                <w:b/>
                <w:color w:val="000000"/>
                <w:sz w:val="20"/>
                <w:szCs w:val="20"/>
              </w:rPr>
              <w:t>Eggs</w:t>
            </w:r>
          </w:p>
        </w:tc>
        <w:tc>
          <w:tcPr>
            <w:tcW w:w="1275" w:type="dxa"/>
            <w:tcBorders>
              <w:left w:val="single" w:sz="4" w:space="0" w:color="FFFFFF" w:themeColor="background1"/>
              <w:right w:val="single" w:sz="4" w:space="0" w:color="FFFFFF" w:themeColor="background1"/>
            </w:tcBorders>
            <w:vAlign w:val="center"/>
          </w:tcPr>
          <w:p w14:paraId="141639C6" w14:textId="090966F0" w:rsidR="00B12AE7" w:rsidRPr="00B12AE7" w:rsidRDefault="004B7A3C" w:rsidP="00093740">
            <w:pPr>
              <w:spacing w:line="276" w:lineRule="auto"/>
              <w:jc w:val="center"/>
              <w:rPr>
                <w:rFonts w:cstheme="minorHAnsi"/>
                <w:bCs/>
                <w:sz w:val="20"/>
                <w:szCs w:val="20"/>
                <w:lang w:eastAsia="en-GB"/>
              </w:rPr>
            </w:pPr>
            <w:r>
              <w:rPr>
                <w:rFonts w:cstheme="minorHAnsi"/>
                <w:bCs/>
                <w:sz w:val="20"/>
                <w:szCs w:val="20"/>
                <w:lang w:eastAsia="en-GB"/>
              </w:rPr>
              <w:t>633</w:t>
            </w:r>
          </w:p>
        </w:tc>
        <w:tc>
          <w:tcPr>
            <w:tcW w:w="1134" w:type="dxa"/>
            <w:tcBorders>
              <w:left w:val="single" w:sz="4" w:space="0" w:color="FFFFFF" w:themeColor="background1"/>
              <w:right w:val="single" w:sz="4" w:space="0" w:color="FFFFFF" w:themeColor="background1"/>
            </w:tcBorders>
            <w:vAlign w:val="center"/>
          </w:tcPr>
          <w:p w14:paraId="33B30E1D" w14:textId="0AC89FB6" w:rsidR="00B12AE7" w:rsidRPr="00B12AE7" w:rsidRDefault="004B7A3C" w:rsidP="004B7A3C">
            <w:pPr>
              <w:spacing w:line="276" w:lineRule="auto"/>
              <w:jc w:val="center"/>
              <w:rPr>
                <w:rFonts w:cstheme="minorHAnsi"/>
                <w:bCs/>
                <w:sz w:val="20"/>
                <w:szCs w:val="20"/>
                <w:lang w:eastAsia="en-GB"/>
              </w:rPr>
            </w:pPr>
            <w:r>
              <w:rPr>
                <w:rFonts w:cstheme="minorHAnsi"/>
                <w:color w:val="000000"/>
                <w:sz w:val="20"/>
                <w:szCs w:val="20"/>
              </w:rPr>
              <w:t>108</w:t>
            </w:r>
          </w:p>
        </w:tc>
        <w:tc>
          <w:tcPr>
            <w:tcW w:w="1134" w:type="dxa"/>
            <w:tcBorders>
              <w:left w:val="single" w:sz="4" w:space="0" w:color="FFFFFF" w:themeColor="background1"/>
              <w:right w:val="single" w:sz="4" w:space="0" w:color="FFFFFF" w:themeColor="background1"/>
            </w:tcBorders>
            <w:vAlign w:val="center"/>
          </w:tcPr>
          <w:p w14:paraId="77313650" w14:textId="35B8309B" w:rsidR="00B12AE7" w:rsidRPr="00B12AE7" w:rsidRDefault="00B12AE7" w:rsidP="00093740">
            <w:pPr>
              <w:spacing w:line="276" w:lineRule="auto"/>
              <w:jc w:val="center"/>
              <w:rPr>
                <w:rFonts w:cstheme="minorHAnsi"/>
                <w:bCs/>
                <w:sz w:val="20"/>
                <w:szCs w:val="20"/>
                <w:lang w:eastAsia="en-GB"/>
              </w:rPr>
            </w:pPr>
            <w:r w:rsidRPr="00B12AE7">
              <w:rPr>
                <w:rFonts w:cstheme="minorHAnsi"/>
                <w:color w:val="000000"/>
                <w:sz w:val="20"/>
                <w:szCs w:val="20"/>
              </w:rPr>
              <w:t>0.685</w:t>
            </w:r>
          </w:p>
        </w:tc>
        <w:tc>
          <w:tcPr>
            <w:tcW w:w="1134" w:type="dxa"/>
            <w:tcBorders>
              <w:left w:val="single" w:sz="4" w:space="0" w:color="FFFFFF" w:themeColor="background1"/>
              <w:right w:val="single" w:sz="4" w:space="0" w:color="FFFFFF" w:themeColor="background1"/>
            </w:tcBorders>
            <w:vAlign w:val="center"/>
          </w:tcPr>
          <w:p w14:paraId="4E561889" w14:textId="239CEABA" w:rsidR="00B12AE7" w:rsidRPr="00B12AE7" w:rsidRDefault="00B12AE7" w:rsidP="004B7A3C">
            <w:pPr>
              <w:spacing w:line="276" w:lineRule="auto"/>
              <w:jc w:val="center"/>
              <w:rPr>
                <w:rFonts w:cstheme="minorHAnsi"/>
                <w:bCs/>
                <w:sz w:val="20"/>
                <w:szCs w:val="20"/>
                <w:lang w:eastAsia="en-GB"/>
              </w:rPr>
            </w:pPr>
            <w:r w:rsidRPr="00B12AE7">
              <w:rPr>
                <w:rFonts w:cstheme="minorHAnsi"/>
                <w:bCs/>
                <w:sz w:val="20"/>
                <w:szCs w:val="20"/>
                <w:lang w:eastAsia="en-GB"/>
              </w:rPr>
              <w:t>741</w:t>
            </w:r>
          </w:p>
        </w:tc>
        <w:tc>
          <w:tcPr>
            <w:tcW w:w="1031" w:type="dxa"/>
            <w:tcBorders>
              <w:left w:val="single" w:sz="4" w:space="0" w:color="FFFFFF" w:themeColor="background1"/>
              <w:right w:val="single" w:sz="4" w:space="0" w:color="FFFFFF" w:themeColor="background1"/>
            </w:tcBorders>
            <w:vAlign w:val="center"/>
          </w:tcPr>
          <w:p w14:paraId="23D024D0" w14:textId="2B3586C8" w:rsidR="00B12AE7" w:rsidRPr="00E80F9E" w:rsidRDefault="00B12AE7" w:rsidP="00093740">
            <w:pPr>
              <w:spacing w:line="276" w:lineRule="auto"/>
              <w:jc w:val="center"/>
              <w:rPr>
                <w:rFonts w:cstheme="minorHAnsi"/>
                <w:b/>
                <w:bCs/>
                <w:sz w:val="20"/>
                <w:szCs w:val="20"/>
                <w:lang w:eastAsia="en-GB"/>
              </w:rPr>
            </w:pPr>
            <w:r w:rsidRPr="00E80F9E">
              <w:rPr>
                <w:rFonts w:cstheme="minorHAnsi"/>
                <w:b/>
                <w:color w:val="000000"/>
                <w:sz w:val="20"/>
                <w:szCs w:val="20"/>
              </w:rPr>
              <w:t>0.85</w:t>
            </w:r>
            <w:r w:rsidR="00E80F9E" w:rsidRPr="00E80F9E">
              <w:rPr>
                <w:rFonts w:cstheme="minorHAnsi"/>
                <w:b/>
                <w:color w:val="000000"/>
                <w:sz w:val="20"/>
                <w:szCs w:val="20"/>
              </w:rPr>
              <w:t>4</w:t>
            </w:r>
          </w:p>
        </w:tc>
        <w:tc>
          <w:tcPr>
            <w:tcW w:w="1160" w:type="dxa"/>
            <w:tcBorders>
              <w:left w:val="single" w:sz="4" w:space="0" w:color="FFFFFF" w:themeColor="background1"/>
              <w:right w:val="single" w:sz="4" w:space="0" w:color="FFFFFF" w:themeColor="background1"/>
            </w:tcBorders>
            <w:vAlign w:val="center"/>
          </w:tcPr>
          <w:p w14:paraId="00086CA4" w14:textId="48C71FF7" w:rsidR="00B12AE7" w:rsidRPr="00E80F9E" w:rsidRDefault="00B12AE7" w:rsidP="00093740">
            <w:pPr>
              <w:spacing w:line="276" w:lineRule="auto"/>
              <w:jc w:val="center"/>
              <w:rPr>
                <w:rFonts w:cstheme="minorHAnsi"/>
                <w:b/>
                <w:bCs/>
                <w:sz w:val="20"/>
                <w:szCs w:val="20"/>
                <w:lang w:eastAsia="en-GB"/>
              </w:rPr>
            </w:pPr>
            <w:r w:rsidRPr="00E80F9E">
              <w:rPr>
                <w:rFonts w:cstheme="minorHAnsi"/>
                <w:b/>
                <w:color w:val="000000"/>
                <w:sz w:val="20"/>
                <w:szCs w:val="20"/>
              </w:rPr>
              <w:t>0.145</w:t>
            </w:r>
          </w:p>
        </w:tc>
        <w:tc>
          <w:tcPr>
            <w:tcW w:w="1160" w:type="dxa"/>
            <w:tcBorders>
              <w:left w:val="single" w:sz="4" w:space="0" w:color="FFFFFF" w:themeColor="background1"/>
            </w:tcBorders>
            <w:vAlign w:val="center"/>
          </w:tcPr>
          <w:p w14:paraId="1E6B0521" w14:textId="7326CD78" w:rsidR="00B12AE7" w:rsidRPr="00E80F9E" w:rsidRDefault="00B12AE7" w:rsidP="00093740">
            <w:pPr>
              <w:spacing w:line="276" w:lineRule="auto"/>
              <w:jc w:val="center"/>
              <w:rPr>
                <w:rFonts w:cstheme="minorHAnsi"/>
                <w:b/>
                <w:bCs/>
                <w:sz w:val="20"/>
                <w:szCs w:val="20"/>
                <w:lang w:eastAsia="en-GB"/>
              </w:rPr>
            </w:pPr>
            <w:r w:rsidRPr="00E80F9E">
              <w:rPr>
                <w:rFonts w:cstheme="minorHAnsi"/>
                <w:b/>
                <w:color w:val="000000"/>
                <w:sz w:val="20"/>
                <w:szCs w:val="20"/>
              </w:rPr>
              <w:t>0.000924</w:t>
            </w:r>
          </w:p>
        </w:tc>
      </w:tr>
      <w:tr w:rsidR="00B12AE7" w:rsidRPr="00B12AE7" w14:paraId="1C690BC5" w14:textId="0AB09138" w:rsidTr="00093740">
        <w:trPr>
          <w:cnfStyle w:val="000000100000" w:firstRow="0" w:lastRow="0" w:firstColumn="0" w:lastColumn="0" w:oddVBand="0" w:evenVBand="0" w:oddHBand="1" w:evenHBand="0" w:firstRowFirstColumn="0" w:firstRowLastColumn="0" w:lastRowFirstColumn="0" w:lastRowLastColumn="0"/>
          <w:trHeight w:val="23"/>
        </w:trPr>
        <w:tc>
          <w:tcPr>
            <w:tcW w:w="988" w:type="dxa"/>
            <w:tcBorders>
              <w:right w:val="single" w:sz="4" w:space="0" w:color="FFFFFF" w:themeColor="background1"/>
            </w:tcBorders>
            <w:vAlign w:val="center"/>
          </w:tcPr>
          <w:p w14:paraId="5D4B90AC" w14:textId="454E6AEB" w:rsidR="00B12AE7" w:rsidRPr="00CB3FB9" w:rsidRDefault="00B12AE7" w:rsidP="00093740">
            <w:pPr>
              <w:spacing w:line="276" w:lineRule="auto"/>
              <w:jc w:val="center"/>
              <w:rPr>
                <w:rFonts w:eastAsia="Times New Roman" w:cstheme="minorHAnsi"/>
                <w:b/>
                <w:bCs/>
                <w:kern w:val="24"/>
                <w:sz w:val="20"/>
                <w:szCs w:val="20"/>
                <w:lang w:eastAsia="en-GB"/>
              </w:rPr>
            </w:pPr>
            <w:r w:rsidRPr="00CB3FB9">
              <w:rPr>
                <w:rFonts w:cstheme="minorHAnsi"/>
                <w:b/>
                <w:color w:val="000000"/>
                <w:sz w:val="20"/>
                <w:szCs w:val="20"/>
              </w:rPr>
              <w:t>Total</w:t>
            </w:r>
          </w:p>
        </w:tc>
        <w:tc>
          <w:tcPr>
            <w:tcW w:w="1275" w:type="dxa"/>
            <w:tcBorders>
              <w:left w:val="single" w:sz="4" w:space="0" w:color="FFFFFF" w:themeColor="background1"/>
              <w:right w:val="single" w:sz="4" w:space="0" w:color="FFFFFF" w:themeColor="background1"/>
            </w:tcBorders>
            <w:vAlign w:val="center"/>
          </w:tcPr>
          <w:p w14:paraId="36FA047B" w14:textId="25BC8C8C" w:rsidR="00B12AE7" w:rsidRPr="00B12AE7" w:rsidRDefault="004B7A3C" w:rsidP="00093740">
            <w:pPr>
              <w:spacing w:line="276" w:lineRule="auto"/>
              <w:jc w:val="center"/>
              <w:rPr>
                <w:rFonts w:cstheme="minorHAnsi"/>
                <w:bCs/>
                <w:sz w:val="20"/>
                <w:szCs w:val="20"/>
                <w:lang w:eastAsia="en-GB"/>
              </w:rPr>
            </w:pPr>
            <w:r>
              <w:rPr>
                <w:rFonts w:cstheme="minorHAnsi"/>
                <w:bCs/>
                <w:sz w:val="20"/>
                <w:szCs w:val="20"/>
                <w:lang w:eastAsia="en-GB"/>
              </w:rPr>
              <w:t>3721</w:t>
            </w:r>
          </w:p>
        </w:tc>
        <w:tc>
          <w:tcPr>
            <w:tcW w:w="1134" w:type="dxa"/>
            <w:tcBorders>
              <w:left w:val="single" w:sz="4" w:space="0" w:color="FFFFFF" w:themeColor="background1"/>
              <w:right w:val="single" w:sz="4" w:space="0" w:color="FFFFFF" w:themeColor="background1"/>
            </w:tcBorders>
            <w:vAlign w:val="center"/>
          </w:tcPr>
          <w:p w14:paraId="308AAF09" w14:textId="5F3C931D" w:rsidR="00B12AE7" w:rsidRPr="00B12AE7" w:rsidRDefault="004B7A3C" w:rsidP="004B7A3C">
            <w:pPr>
              <w:spacing w:line="276" w:lineRule="auto"/>
              <w:jc w:val="center"/>
              <w:rPr>
                <w:rFonts w:cstheme="minorHAnsi"/>
                <w:bCs/>
                <w:sz w:val="20"/>
                <w:szCs w:val="20"/>
                <w:lang w:eastAsia="en-GB"/>
              </w:rPr>
            </w:pPr>
            <w:r>
              <w:rPr>
                <w:rFonts w:cstheme="minorHAnsi"/>
                <w:color w:val="000000"/>
                <w:sz w:val="20"/>
                <w:szCs w:val="20"/>
              </w:rPr>
              <w:t>1813</w:t>
            </w:r>
          </w:p>
        </w:tc>
        <w:tc>
          <w:tcPr>
            <w:tcW w:w="1134" w:type="dxa"/>
            <w:tcBorders>
              <w:left w:val="single" w:sz="4" w:space="0" w:color="FFFFFF" w:themeColor="background1"/>
              <w:right w:val="single" w:sz="4" w:space="0" w:color="FFFFFF" w:themeColor="background1"/>
            </w:tcBorders>
            <w:vAlign w:val="center"/>
          </w:tcPr>
          <w:p w14:paraId="5369C9A1" w14:textId="4D7163F3" w:rsidR="00B12AE7" w:rsidRPr="00B12AE7" w:rsidRDefault="00B12AE7" w:rsidP="004B7A3C">
            <w:pPr>
              <w:spacing w:line="276" w:lineRule="auto"/>
              <w:jc w:val="center"/>
              <w:rPr>
                <w:rFonts w:cstheme="minorHAnsi"/>
                <w:bCs/>
                <w:sz w:val="20"/>
                <w:szCs w:val="20"/>
                <w:lang w:eastAsia="en-GB"/>
              </w:rPr>
            </w:pPr>
            <w:r w:rsidRPr="00B12AE7">
              <w:rPr>
                <w:rFonts w:cstheme="minorHAnsi"/>
                <w:color w:val="000000"/>
                <w:sz w:val="20"/>
                <w:szCs w:val="20"/>
              </w:rPr>
              <w:t>1</w:t>
            </w:r>
            <w:r w:rsidR="004B7A3C">
              <w:rPr>
                <w:rFonts w:cstheme="minorHAnsi"/>
                <w:color w:val="000000"/>
                <w:sz w:val="20"/>
                <w:szCs w:val="20"/>
              </w:rPr>
              <w:t>36</w:t>
            </w:r>
          </w:p>
        </w:tc>
        <w:tc>
          <w:tcPr>
            <w:tcW w:w="1134" w:type="dxa"/>
            <w:tcBorders>
              <w:left w:val="single" w:sz="4" w:space="0" w:color="FFFFFF" w:themeColor="background1"/>
              <w:right w:val="single" w:sz="4" w:space="0" w:color="FFFFFF" w:themeColor="background1"/>
            </w:tcBorders>
            <w:vAlign w:val="center"/>
          </w:tcPr>
          <w:p w14:paraId="65B5F36D" w14:textId="1DC800E0" w:rsidR="00B12AE7" w:rsidRPr="00B12AE7" w:rsidRDefault="00B12AE7" w:rsidP="004B7A3C">
            <w:pPr>
              <w:spacing w:line="276" w:lineRule="auto"/>
              <w:jc w:val="center"/>
              <w:rPr>
                <w:rFonts w:cstheme="minorHAnsi"/>
                <w:bCs/>
                <w:sz w:val="20"/>
                <w:szCs w:val="20"/>
                <w:lang w:eastAsia="en-GB"/>
              </w:rPr>
            </w:pPr>
            <w:r w:rsidRPr="00B12AE7">
              <w:rPr>
                <w:rFonts w:cstheme="minorHAnsi"/>
                <w:bCs/>
                <w:sz w:val="20"/>
                <w:szCs w:val="20"/>
                <w:lang w:eastAsia="en-GB"/>
              </w:rPr>
              <w:t>5669</w:t>
            </w:r>
          </w:p>
        </w:tc>
        <w:tc>
          <w:tcPr>
            <w:tcW w:w="1031" w:type="dxa"/>
            <w:tcBorders>
              <w:left w:val="single" w:sz="4" w:space="0" w:color="FFFFFF" w:themeColor="background1"/>
              <w:right w:val="single" w:sz="4" w:space="0" w:color="FFFFFF" w:themeColor="background1"/>
            </w:tcBorders>
            <w:vAlign w:val="center"/>
          </w:tcPr>
          <w:p w14:paraId="23B0C5F1" w14:textId="2A0FA94A" w:rsidR="00B12AE7" w:rsidRPr="00E80F9E" w:rsidRDefault="00B12AE7" w:rsidP="00093740">
            <w:pPr>
              <w:spacing w:line="276" w:lineRule="auto"/>
              <w:jc w:val="center"/>
              <w:rPr>
                <w:rFonts w:cstheme="minorHAnsi"/>
                <w:b/>
                <w:bCs/>
                <w:sz w:val="20"/>
                <w:szCs w:val="20"/>
                <w:lang w:eastAsia="en-GB"/>
              </w:rPr>
            </w:pPr>
            <w:r w:rsidRPr="00E80F9E">
              <w:rPr>
                <w:rFonts w:cstheme="minorHAnsi"/>
                <w:b/>
                <w:color w:val="000000"/>
                <w:sz w:val="20"/>
                <w:szCs w:val="20"/>
              </w:rPr>
              <w:t>0.656</w:t>
            </w:r>
          </w:p>
        </w:tc>
        <w:tc>
          <w:tcPr>
            <w:tcW w:w="1160" w:type="dxa"/>
            <w:tcBorders>
              <w:left w:val="single" w:sz="4" w:space="0" w:color="FFFFFF" w:themeColor="background1"/>
              <w:right w:val="single" w:sz="4" w:space="0" w:color="FFFFFF" w:themeColor="background1"/>
            </w:tcBorders>
            <w:vAlign w:val="center"/>
          </w:tcPr>
          <w:p w14:paraId="5020DCEB" w14:textId="2D065A91" w:rsidR="00B12AE7" w:rsidRPr="00E80F9E" w:rsidRDefault="00E80F9E" w:rsidP="00093740">
            <w:pPr>
              <w:spacing w:line="276" w:lineRule="auto"/>
              <w:jc w:val="center"/>
              <w:rPr>
                <w:rFonts w:cstheme="minorHAnsi"/>
                <w:b/>
                <w:bCs/>
                <w:sz w:val="20"/>
                <w:szCs w:val="20"/>
                <w:lang w:eastAsia="en-GB"/>
              </w:rPr>
            </w:pPr>
            <w:r w:rsidRPr="00E80F9E">
              <w:rPr>
                <w:rFonts w:cstheme="minorHAnsi"/>
                <w:b/>
                <w:color w:val="000000"/>
                <w:sz w:val="20"/>
                <w:szCs w:val="20"/>
              </w:rPr>
              <w:t>0.320</w:t>
            </w:r>
          </w:p>
        </w:tc>
        <w:tc>
          <w:tcPr>
            <w:tcW w:w="1160" w:type="dxa"/>
            <w:tcBorders>
              <w:left w:val="single" w:sz="4" w:space="0" w:color="FFFFFF" w:themeColor="background1"/>
            </w:tcBorders>
            <w:vAlign w:val="center"/>
          </w:tcPr>
          <w:p w14:paraId="32BFB6BC" w14:textId="32A56D14" w:rsidR="00B12AE7" w:rsidRPr="00E80F9E" w:rsidRDefault="00B12AE7" w:rsidP="00093740">
            <w:pPr>
              <w:spacing w:line="276" w:lineRule="auto"/>
              <w:jc w:val="center"/>
              <w:rPr>
                <w:rFonts w:cstheme="minorHAnsi"/>
                <w:b/>
                <w:bCs/>
                <w:sz w:val="20"/>
                <w:szCs w:val="20"/>
                <w:lang w:eastAsia="en-GB"/>
              </w:rPr>
            </w:pPr>
            <w:r w:rsidRPr="00E80F9E">
              <w:rPr>
                <w:rFonts w:cstheme="minorHAnsi"/>
                <w:b/>
                <w:color w:val="000000"/>
                <w:sz w:val="20"/>
                <w:szCs w:val="20"/>
              </w:rPr>
              <w:t>0.0239</w:t>
            </w:r>
          </w:p>
        </w:tc>
      </w:tr>
    </w:tbl>
    <w:p w14:paraId="0733D126" w14:textId="77777777" w:rsidR="00B12AE7" w:rsidRDefault="00B12AE7" w:rsidP="00B12AE7">
      <w:pPr>
        <w:spacing w:line="360" w:lineRule="auto"/>
        <w:rPr>
          <w:bCs/>
        </w:rPr>
      </w:pPr>
    </w:p>
    <w:p w14:paraId="67717C7B" w14:textId="2964E56A" w:rsidR="00E80F9E" w:rsidRDefault="00E80F9E" w:rsidP="00A959F7">
      <w:pPr>
        <w:spacing w:line="360" w:lineRule="auto"/>
        <w:jc w:val="both"/>
        <w:rPr>
          <w:bCs/>
        </w:rPr>
      </w:pPr>
      <w:r>
        <w:rPr>
          <w:bCs/>
        </w:rPr>
        <w:t>The proportion of UK food produce from EU sources was also stratified further into separate EU countries. The primary countries that contribute to the UK food supply was identified through DEFRA data with regards to millions of pounds (£ million) spent by the UK on food imports from each country. EU countries in this list were normalised</w:t>
      </w:r>
      <w:r w:rsidR="00093740">
        <w:rPr>
          <w:bCs/>
        </w:rPr>
        <w:t xml:space="preserve"> and anonymised</w:t>
      </w:r>
      <w:r>
        <w:rPr>
          <w:bCs/>
        </w:rPr>
        <w:t xml:space="preserve"> and used to generate the % of total imports attributable to each EU country</w:t>
      </w:r>
      <w:r w:rsidR="008B57F1">
        <w:rPr>
          <w:bCs/>
        </w:rPr>
        <w:t xml:space="preserve"> </w:t>
      </w:r>
      <w:r w:rsidR="008B57F1">
        <w:rPr>
          <w:bCs/>
        </w:rPr>
        <w:fldChar w:fldCharType="begin"/>
      </w:r>
      <w:r w:rsidR="008B57F1">
        <w:rPr>
          <w:bCs/>
        </w:rPr>
        <w:instrText xml:space="preserve"> ADDIN EN.CITE &lt;EndNote&gt;&lt;Cite&gt;&lt;Author&gt;Department for Environment&lt;/Author&gt;&lt;Year&gt;2020&lt;/Year&gt;&lt;RecNum&gt;70&lt;/RecNum&gt;&lt;DisplayText&gt;(9)&lt;/DisplayText&gt;&lt;record&gt;&lt;rec-number&gt;70&lt;/rec-number&gt;&lt;foreign-keys&gt;&lt;key app="EN" db-id="pwppzspxqd09atewrstvx0p4dtarrt5pf0tt" timestamp="1645463943"&gt;70&lt;/key&gt;&lt;/foreign-keys&gt;&lt;ref-type name="Report"&gt;27&lt;/ref-type&gt;&lt;contributors&gt;&lt;authors&gt;&lt;author&gt;Department for Environment, Food and Rural Affairs&lt;/author&gt;&lt;/authors&gt;&lt;/contributors&gt;&lt;titles&gt;&lt;title&gt;Agriculture in the United Kingdom 2019&lt;/title&gt;&lt;/titles&gt;&lt;dates&gt;&lt;year&gt;2020&lt;/year&gt;&lt;pub-dates&gt;&lt;date&gt;25/06/20&lt;/date&gt;&lt;/pub-dates&gt;&lt;/dates&gt;&lt;publisher&gt;Department for Environment, Food and Rural Affairs&lt;/publisher&gt;&lt;urls&gt;&lt;related-urls&gt;&lt;url&gt;https://www.gov.uk/government/statistics/agriculture-in-the-united-kingdom-2019&lt;/url&gt;&lt;/related-urls&gt;&lt;/urls&gt;&lt;/record&gt;&lt;/Cite&gt;&lt;/EndNote&gt;</w:instrText>
      </w:r>
      <w:r w:rsidR="008B57F1">
        <w:rPr>
          <w:bCs/>
        </w:rPr>
        <w:fldChar w:fldCharType="separate"/>
      </w:r>
      <w:r w:rsidR="008B57F1">
        <w:rPr>
          <w:bCs/>
          <w:noProof/>
        </w:rPr>
        <w:t>(9)</w:t>
      </w:r>
      <w:r w:rsidR="008B57F1">
        <w:rPr>
          <w:bCs/>
        </w:rPr>
        <w:fldChar w:fldCharType="end"/>
      </w:r>
      <w:r w:rsidR="00F12F2C">
        <w:rPr>
          <w:bCs/>
        </w:rPr>
        <w:t xml:space="preserve"> (Table S3)</w:t>
      </w:r>
      <w:r>
        <w:rPr>
          <w:bCs/>
        </w:rPr>
        <w:t>.</w:t>
      </w:r>
    </w:p>
    <w:p w14:paraId="04AA15D8" w14:textId="0C14BCEA" w:rsidR="00D222DB" w:rsidRDefault="00D222DB" w:rsidP="00A959F7">
      <w:pPr>
        <w:spacing w:line="360" w:lineRule="auto"/>
        <w:jc w:val="both"/>
        <w:rPr>
          <w:bCs/>
        </w:rPr>
      </w:pPr>
    </w:p>
    <w:p w14:paraId="12A00E63" w14:textId="2154BA58" w:rsidR="00D222DB" w:rsidRDefault="00D222DB" w:rsidP="00A959F7">
      <w:pPr>
        <w:spacing w:line="360" w:lineRule="auto"/>
        <w:jc w:val="both"/>
        <w:rPr>
          <w:bCs/>
        </w:rPr>
      </w:pPr>
    </w:p>
    <w:p w14:paraId="4A7D754B" w14:textId="4A09A858" w:rsidR="00D222DB" w:rsidRDefault="00D222DB" w:rsidP="00A959F7">
      <w:pPr>
        <w:spacing w:line="360" w:lineRule="auto"/>
        <w:jc w:val="both"/>
        <w:rPr>
          <w:bCs/>
        </w:rPr>
      </w:pPr>
    </w:p>
    <w:p w14:paraId="6F8C1999" w14:textId="6CBEF66B" w:rsidR="00D222DB" w:rsidRDefault="00D222DB" w:rsidP="00A959F7">
      <w:pPr>
        <w:spacing w:line="360" w:lineRule="auto"/>
        <w:jc w:val="both"/>
        <w:rPr>
          <w:bCs/>
        </w:rPr>
      </w:pPr>
    </w:p>
    <w:p w14:paraId="4DF1E850" w14:textId="28DE7ED0" w:rsidR="009443F9" w:rsidRPr="00C90F2C" w:rsidRDefault="009443F9" w:rsidP="009443F9">
      <w:pPr>
        <w:rPr>
          <w:b/>
          <w:bCs/>
        </w:rPr>
      </w:pPr>
      <w:r>
        <w:rPr>
          <w:b/>
          <w:bCs/>
        </w:rPr>
        <w:lastRenderedPageBreak/>
        <w:t>Table S3.</w:t>
      </w:r>
      <w:r w:rsidRPr="00C90F2C">
        <w:rPr>
          <w:b/>
          <w:bCs/>
        </w:rPr>
        <w:t xml:space="preserve"> </w:t>
      </w:r>
      <w:r>
        <w:rPr>
          <w:b/>
          <w:bCs/>
        </w:rPr>
        <w:t>Imports of food products by the country of dispatch</w:t>
      </w:r>
      <w:r w:rsidR="00936561">
        <w:rPr>
          <w:b/>
          <w:bCs/>
        </w:rPr>
        <w:t xml:space="preserve"> (with EU countries anonymised) </w:t>
      </w:r>
      <w:r>
        <w:rPr>
          <w:b/>
          <w:bCs/>
        </w:rPr>
        <w:t>for the United Kingdom</w:t>
      </w:r>
    </w:p>
    <w:tbl>
      <w:tblPr>
        <w:tblStyle w:val="ListTable4-Accent5"/>
        <w:tblW w:w="5807" w:type="dxa"/>
        <w:tblLayout w:type="fixed"/>
        <w:tblLook w:val="0420" w:firstRow="1" w:lastRow="0" w:firstColumn="0" w:lastColumn="0" w:noHBand="0" w:noVBand="1"/>
      </w:tblPr>
      <w:tblGrid>
        <w:gridCol w:w="2122"/>
        <w:gridCol w:w="1559"/>
        <w:gridCol w:w="2126"/>
      </w:tblGrid>
      <w:tr w:rsidR="00E80F9E" w:rsidRPr="00B12AE7" w14:paraId="697F8F6B" w14:textId="77777777" w:rsidTr="00CB3FB9">
        <w:trPr>
          <w:cnfStyle w:val="100000000000" w:firstRow="1" w:lastRow="0" w:firstColumn="0" w:lastColumn="0" w:oddVBand="0" w:evenVBand="0" w:oddHBand="0" w:evenHBand="0" w:firstRowFirstColumn="0" w:firstRowLastColumn="0" w:lastRowFirstColumn="0" w:lastRowLastColumn="0"/>
          <w:trHeight w:val="281"/>
        </w:trPr>
        <w:tc>
          <w:tcPr>
            <w:tcW w:w="2122" w:type="dxa"/>
            <w:vMerge w:val="restart"/>
            <w:vAlign w:val="center"/>
            <w:hideMark/>
          </w:tcPr>
          <w:p w14:paraId="38AF782A" w14:textId="1A483A3D" w:rsidR="00E80F9E" w:rsidRPr="00CB3FB9" w:rsidRDefault="00CB3FB9" w:rsidP="00CB3FB9">
            <w:pPr>
              <w:spacing w:line="276" w:lineRule="auto"/>
              <w:jc w:val="center"/>
              <w:rPr>
                <w:rFonts w:cstheme="minorHAnsi"/>
                <w:bCs w:val="0"/>
                <w:sz w:val="20"/>
                <w:szCs w:val="20"/>
                <w:lang w:eastAsia="en-GB"/>
              </w:rPr>
            </w:pPr>
            <w:r w:rsidRPr="00CB3FB9">
              <w:rPr>
                <w:rFonts w:cstheme="minorHAnsi"/>
                <w:bCs w:val="0"/>
                <w:sz w:val="20"/>
                <w:szCs w:val="20"/>
                <w:lang w:eastAsia="en-GB"/>
              </w:rPr>
              <w:t xml:space="preserve">EU </w:t>
            </w:r>
            <w:r w:rsidR="00E80F9E" w:rsidRPr="00CB3FB9">
              <w:rPr>
                <w:rFonts w:cstheme="minorHAnsi"/>
                <w:bCs w:val="0"/>
                <w:sz w:val="20"/>
                <w:szCs w:val="20"/>
                <w:lang w:eastAsia="en-GB"/>
              </w:rPr>
              <w:t>Country</w:t>
            </w:r>
          </w:p>
        </w:tc>
        <w:tc>
          <w:tcPr>
            <w:tcW w:w="1559" w:type="dxa"/>
            <w:vMerge w:val="restart"/>
            <w:vAlign w:val="center"/>
          </w:tcPr>
          <w:p w14:paraId="3EA1C4E4" w14:textId="5CE32D0E" w:rsidR="00E80F9E" w:rsidRPr="00B12AE7" w:rsidRDefault="00E80F9E" w:rsidP="00CB3FB9">
            <w:pPr>
              <w:spacing w:line="276" w:lineRule="auto"/>
              <w:jc w:val="center"/>
              <w:rPr>
                <w:rFonts w:cstheme="minorHAnsi"/>
                <w:bCs w:val="0"/>
                <w:sz w:val="20"/>
                <w:szCs w:val="20"/>
                <w:lang w:eastAsia="en-GB"/>
              </w:rPr>
            </w:pPr>
            <w:r>
              <w:rPr>
                <w:rFonts w:cstheme="minorHAnsi"/>
                <w:bCs w:val="0"/>
                <w:sz w:val="20"/>
                <w:szCs w:val="20"/>
                <w:lang w:eastAsia="en-GB"/>
              </w:rPr>
              <w:t xml:space="preserve">£ </w:t>
            </w:r>
            <w:r w:rsidR="00936561">
              <w:rPr>
                <w:rFonts w:cstheme="minorHAnsi"/>
                <w:bCs w:val="0"/>
                <w:sz w:val="20"/>
                <w:szCs w:val="20"/>
                <w:lang w:eastAsia="en-GB"/>
              </w:rPr>
              <w:t>(</w:t>
            </w:r>
            <w:r>
              <w:rPr>
                <w:rFonts w:cstheme="minorHAnsi"/>
                <w:bCs w:val="0"/>
                <w:sz w:val="20"/>
                <w:szCs w:val="20"/>
                <w:lang w:eastAsia="en-GB"/>
              </w:rPr>
              <w:t>Million</w:t>
            </w:r>
            <w:r w:rsidR="00936561">
              <w:rPr>
                <w:rFonts w:cstheme="minorHAnsi"/>
                <w:bCs w:val="0"/>
                <w:sz w:val="20"/>
                <w:szCs w:val="20"/>
                <w:lang w:eastAsia="en-GB"/>
              </w:rPr>
              <w:t>s)</w:t>
            </w:r>
          </w:p>
        </w:tc>
        <w:tc>
          <w:tcPr>
            <w:tcW w:w="2126" w:type="dxa"/>
            <w:vMerge w:val="restart"/>
            <w:vAlign w:val="center"/>
          </w:tcPr>
          <w:p w14:paraId="5F0B2C4D" w14:textId="7EED41AC" w:rsidR="00E80F9E" w:rsidRPr="00B12AE7" w:rsidRDefault="00E80F9E" w:rsidP="00CB3FB9">
            <w:pPr>
              <w:spacing w:line="276" w:lineRule="auto"/>
              <w:jc w:val="center"/>
              <w:rPr>
                <w:rFonts w:cstheme="minorHAnsi"/>
                <w:bCs w:val="0"/>
                <w:sz w:val="20"/>
                <w:szCs w:val="20"/>
                <w:lang w:eastAsia="en-GB"/>
              </w:rPr>
            </w:pPr>
            <w:r>
              <w:rPr>
                <w:rFonts w:cstheme="minorHAnsi"/>
                <w:bCs w:val="0"/>
                <w:sz w:val="20"/>
                <w:szCs w:val="20"/>
                <w:lang w:eastAsia="en-GB"/>
              </w:rPr>
              <w:t>% of total EU imports</w:t>
            </w:r>
          </w:p>
        </w:tc>
      </w:tr>
      <w:tr w:rsidR="00E80F9E" w:rsidRPr="00B12AE7" w14:paraId="6A9D1F11" w14:textId="77777777" w:rsidTr="00CB3FB9">
        <w:trPr>
          <w:cnfStyle w:val="000000100000" w:firstRow="0" w:lastRow="0" w:firstColumn="0" w:lastColumn="0" w:oddVBand="0" w:evenVBand="0" w:oddHBand="1" w:evenHBand="0" w:firstRowFirstColumn="0" w:firstRowLastColumn="0" w:lastRowFirstColumn="0" w:lastRowLastColumn="0"/>
          <w:trHeight w:val="281"/>
        </w:trPr>
        <w:tc>
          <w:tcPr>
            <w:tcW w:w="2122" w:type="dxa"/>
            <w:vMerge/>
          </w:tcPr>
          <w:p w14:paraId="5DADDFC0" w14:textId="77777777" w:rsidR="00E80F9E" w:rsidRPr="00CB3FB9" w:rsidRDefault="00E80F9E" w:rsidP="00093740">
            <w:pPr>
              <w:spacing w:line="276" w:lineRule="auto"/>
              <w:jc w:val="center"/>
              <w:rPr>
                <w:rFonts w:cstheme="minorHAnsi"/>
                <w:b/>
                <w:bCs/>
                <w:sz w:val="20"/>
                <w:szCs w:val="20"/>
                <w:lang w:eastAsia="en-GB"/>
              </w:rPr>
            </w:pPr>
          </w:p>
        </w:tc>
        <w:tc>
          <w:tcPr>
            <w:tcW w:w="1559" w:type="dxa"/>
            <w:vMerge/>
          </w:tcPr>
          <w:p w14:paraId="726DA775" w14:textId="77777777" w:rsidR="00E80F9E" w:rsidRPr="00B12AE7" w:rsidRDefault="00E80F9E" w:rsidP="00093740">
            <w:pPr>
              <w:spacing w:line="276" w:lineRule="auto"/>
              <w:rPr>
                <w:rFonts w:cstheme="minorHAnsi"/>
                <w:b/>
                <w:bCs/>
                <w:sz w:val="20"/>
                <w:szCs w:val="20"/>
                <w:lang w:eastAsia="en-GB"/>
              </w:rPr>
            </w:pPr>
          </w:p>
        </w:tc>
        <w:tc>
          <w:tcPr>
            <w:tcW w:w="2126" w:type="dxa"/>
            <w:vMerge/>
          </w:tcPr>
          <w:p w14:paraId="73BE241E" w14:textId="77777777" w:rsidR="00E80F9E" w:rsidRPr="00B12AE7" w:rsidRDefault="00E80F9E" w:rsidP="00093740">
            <w:pPr>
              <w:spacing w:line="276" w:lineRule="auto"/>
              <w:jc w:val="center"/>
              <w:rPr>
                <w:rFonts w:cstheme="minorHAnsi"/>
                <w:b/>
                <w:bCs/>
                <w:sz w:val="20"/>
                <w:szCs w:val="20"/>
                <w:lang w:eastAsia="en-GB"/>
              </w:rPr>
            </w:pPr>
          </w:p>
        </w:tc>
      </w:tr>
      <w:tr w:rsidR="00E80F9E" w:rsidRPr="00E80F9E" w14:paraId="5A84B232" w14:textId="77777777" w:rsidTr="00CB3FB9">
        <w:trPr>
          <w:trHeight w:val="23"/>
        </w:trPr>
        <w:tc>
          <w:tcPr>
            <w:tcW w:w="2122" w:type="dxa"/>
          </w:tcPr>
          <w:p w14:paraId="28BDC950" w14:textId="40C4CD51" w:rsidR="00E80F9E" w:rsidRPr="00CB3FB9" w:rsidRDefault="00936561" w:rsidP="00093740">
            <w:pPr>
              <w:spacing w:line="276" w:lineRule="auto"/>
              <w:jc w:val="center"/>
              <w:rPr>
                <w:rFonts w:eastAsia="Times New Roman" w:cstheme="minorHAnsi"/>
                <w:b/>
                <w:bCs/>
                <w:kern w:val="24"/>
                <w:sz w:val="20"/>
                <w:szCs w:val="20"/>
                <w:lang w:eastAsia="en-GB"/>
              </w:rPr>
            </w:pPr>
            <w:r w:rsidRPr="00CB3FB9">
              <w:rPr>
                <w:rFonts w:cstheme="minorHAnsi"/>
                <w:b/>
                <w:color w:val="000000"/>
                <w:sz w:val="20"/>
                <w:szCs w:val="20"/>
              </w:rPr>
              <w:t>Country 1</w:t>
            </w:r>
          </w:p>
        </w:tc>
        <w:tc>
          <w:tcPr>
            <w:tcW w:w="1559" w:type="dxa"/>
          </w:tcPr>
          <w:p w14:paraId="13E0CF64" w14:textId="74AA4876" w:rsidR="00E80F9E" w:rsidRPr="00B12AE7" w:rsidRDefault="00936561" w:rsidP="00093740">
            <w:pPr>
              <w:spacing w:line="276" w:lineRule="auto"/>
              <w:jc w:val="center"/>
              <w:rPr>
                <w:rFonts w:cstheme="minorHAnsi"/>
                <w:bCs/>
                <w:sz w:val="20"/>
                <w:szCs w:val="20"/>
                <w:lang w:eastAsia="en-GB"/>
              </w:rPr>
            </w:pPr>
            <w:r>
              <w:rPr>
                <w:rFonts w:cstheme="minorHAnsi"/>
                <w:bCs/>
                <w:sz w:val="20"/>
                <w:szCs w:val="20"/>
                <w:lang w:eastAsia="en-GB"/>
              </w:rPr>
              <w:t>5518</w:t>
            </w:r>
          </w:p>
        </w:tc>
        <w:tc>
          <w:tcPr>
            <w:tcW w:w="2126" w:type="dxa"/>
          </w:tcPr>
          <w:p w14:paraId="3280F430" w14:textId="03688603" w:rsidR="00E80F9E" w:rsidRPr="00B12AE7" w:rsidRDefault="008E2CD7" w:rsidP="00093740">
            <w:pPr>
              <w:spacing w:line="276" w:lineRule="auto"/>
              <w:jc w:val="center"/>
              <w:rPr>
                <w:rFonts w:cstheme="minorHAnsi"/>
                <w:bCs/>
                <w:sz w:val="20"/>
                <w:szCs w:val="20"/>
                <w:lang w:eastAsia="en-GB"/>
              </w:rPr>
            </w:pPr>
            <w:r>
              <w:rPr>
                <w:rFonts w:cstheme="minorHAnsi"/>
                <w:color w:val="000000"/>
                <w:sz w:val="20"/>
                <w:szCs w:val="20"/>
              </w:rPr>
              <w:t>17.65</w:t>
            </w:r>
          </w:p>
        </w:tc>
      </w:tr>
      <w:tr w:rsidR="00E80F9E" w:rsidRPr="00E80F9E" w14:paraId="57F41E08" w14:textId="77777777" w:rsidTr="00CB3FB9">
        <w:trPr>
          <w:cnfStyle w:val="000000100000" w:firstRow="0" w:lastRow="0" w:firstColumn="0" w:lastColumn="0" w:oddVBand="0" w:evenVBand="0" w:oddHBand="1" w:evenHBand="0" w:firstRowFirstColumn="0" w:firstRowLastColumn="0" w:lastRowFirstColumn="0" w:lastRowLastColumn="0"/>
          <w:trHeight w:val="23"/>
        </w:trPr>
        <w:tc>
          <w:tcPr>
            <w:tcW w:w="2122" w:type="dxa"/>
          </w:tcPr>
          <w:p w14:paraId="2FB51077" w14:textId="04B4A427" w:rsidR="00E80F9E" w:rsidRPr="00CB3FB9" w:rsidRDefault="00936561" w:rsidP="00093740">
            <w:pPr>
              <w:spacing w:line="276" w:lineRule="auto"/>
              <w:jc w:val="center"/>
              <w:rPr>
                <w:rFonts w:eastAsia="Times New Roman" w:cstheme="minorHAnsi"/>
                <w:b/>
                <w:bCs/>
                <w:kern w:val="24"/>
                <w:sz w:val="20"/>
                <w:szCs w:val="20"/>
                <w:lang w:eastAsia="en-GB"/>
              </w:rPr>
            </w:pPr>
            <w:r w:rsidRPr="00CB3FB9">
              <w:rPr>
                <w:rFonts w:cstheme="minorHAnsi"/>
                <w:b/>
                <w:color w:val="000000"/>
                <w:sz w:val="20"/>
                <w:szCs w:val="20"/>
              </w:rPr>
              <w:t>Country 2</w:t>
            </w:r>
          </w:p>
        </w:tc>
        <w:tc>
          <w:tcPr>
            <w:tcW w:w="1559" w:type="dxa"/>
          </w:tcPr>
          <w:p w14:paraId="50457913" w14:textId="39A56EF4" w:rsidR="00E80F9E" w:rsidRPr="00B12AE7" w:rsidRDefault="00936561" w:rsidP="00093740">
            <w:pPr>
              <w:spacing w:line="276" w:lineRule="auto"/>
              <w:jc w:val="center"/>
              <w:rPr>
                <w:rFonts w:cstheme="minorHAnsi"/>
                <w:bCs/>
                <w:sz w:val="20"/>
                <w:szCs w:val="20"/>
                <w:lang w:eastAsia="en-GB"/>
              </w:rPr>
            </w:pPr>
            <w:r>
              <w:rPr>
                <w:rFonts w:cstheme="minorHAnsi"/>
                <w:bCs/>
                <w:sz w:val="20"/>
                <w:szCs w:val="20"/>
                <w:lang w:eastAsia="en-GB"/>
              </w:rPr>
              <w:t>4557</w:t>
            </w:r>
          </w:p>
        </w:tc>
        <w:tc>
          <w:tcPr>
            <w:tcW w:w="2126" w:type="dxa"/>
          </w:tcPr>
          <w:p w14:paraId="1442B18F" w14:textId="20D66B05" w:rsidR="00E80F9E" w:rsidRPr="00B12AE7" w:rsidRDefault="008E2CD7" w:rsidP="00093740">
            <w:pPr>
              <w:spacing w:line="276" w:lineRule="auto"/>
              <w:jc w:val="center"/>
              <w:rPr>
                <w:rFonts w:cstheme="minorHAnsi"/>
                <w:bCs/>
                <w:sz w:val="20"/>
                <w:szCs w:val="20"/>
                <w:lang w:eastAsia="en-GB"/>
              </w:rPr>
            </w:pPr>
            <w:r>
              <w:rPr>
                <w:rFonts w:cstheme="minorHAnsi"/>
                <w:color w:val="000000"/>
                <w:sz w:val="20"/>
                <w:szCs w:val="20"/>
              </w:rPr>
              <w:t>14.58</w:t>
            </w:r>
          </w:p>
        </w:tc>
      </w:tr>
      <w:tr w:rsidR="00E80F9E" w:rsidRPr="00E80F9E" w14:paraId="55C96ABB" w14:textId="77777777" w:rsidTr="00CB3FB9">
        <w:trPr>
          <w:trHeight w:val="23"/>
        </w:trPr>
        <w:tc>
          <w:tcPr>
            <w:tcW w:w="2122" w:type="dxa"/>
          </w:tcPr>
          <w:p w14:paraId="4B310EEB" w14:textId="310AB064" w:rsidR="00E80F9E" w:rsidRPr="00CB3FB9" w:rsidRDefault="00936561" w:rsidP="00936561">
            <w:pPr>
              <w:spacing w:line="276" w:lineRule="auto"/>
              <w:jc w:val="center"/>
              <w:rPr>
                <w:rFonts w:eastAsia="Times New Roman" w:cstheme="minorHAnsi"/>
                <w:b/>
                <w:bCs/>
                <w:kern w:val="24"/>
                <w:sz w:val="20"/>
                <w:szCs w:val="20"/>
                <w:lang w:eastAsia="en-GB"/>
              </w:rPr>
            </w:pPr>
            <w:r w:rsidRPr="00CB3FB9">
              <w:rPr>
                <w:rFonts w:cstheme="minorHAnsi"/>
                <w:b/>
                <w:color w:val="000000"/>
                <w:sz w:val="20"/>
                <w:szCs w:val="20"/>
              </w:rPr>
              <w:t>Country 3</w:t>
            </w:r>
          </w:p>
        </w:tc>
        <w:tc>
          <w:tcPr>
            <w:tcW w:w="1559" w:type="dxa"/>
          </w:tcPr>
          <w:p w14:paraId="34162A6F" w14:textId="44046E56" w:rsidR="00E80F9E" w:rsidRPr="00B12AE7" w:rsidRDefault="00936561" w:rsidP="00093740">
            <w:pPr>
              <w:spacing w:line="276" w:lineRule="auto"/>
              <w:jc w:val="center"/>
              <w:rPr>
                <w:rFonts w:cstheme="minorHAnsi"/>
                <w:bCs/>
                <w:sz w:val="20"/>
                <w:szCs w:val="20"/>
                <w:lang w:eastAsia="en-GB"/>
              </w:rPr>
            </w:pPr>
            <w:r>
              <w:rPr>
                <w:rFonts w:cstheme="minorHAnsi"/>
                <w:bCs/>
                <w:sz w:val="20"/>
                <w:szCs w:val="20"/>
                <w:lang w:eastAsia="en-GB"/>
              </w:rPr>
              <w:t>4555</w:t>
            </w:r>
          </w:p>
        </w:tc>
        <w:tc>
          <w:tcPr>
            <w:tcW w:w="2126" w:type="dxa"/>
          </w:tcPr>
          <w:p w14:paraId="5166AEBA" w14:textId="470241F4" w:rsidR="00E80F9E" w:rsidRPr="00B12AE7" w:rsidRDefault="008E2CD7" w:rsidP="00093740">
            <w:pPr>
              <w:spacing w:line="276" w:lineRule="auto"/>
              <w:jc w:val="center"/>
              <w:rPr>
                <w:rFonts w:cstheme="minorHAnsi"/>
                <w:bCs/>
                <w:sz w:val="20"/>
                <w:szCs w:val="20"/>
                <w:lang w:eastAsia="en-GB"/>
              </w:rPr>
            </w:pPr>
            <w:r>
              <w:rPr>
                <w:rFonts w:cstheme="minorHAnsi"/>
                <w:color w:val="000000"/>
                <w:sz w:val="20"/>
                <w:szCs w:val="20"/>
              </w:rPr>
              <w:t>14.57</w:t>
            </w:r>
          </w:p>
        </w:tc>
      </w:tr>
      <w:tr w:rsidR="00936561" w:rsidRPr="00E80F9E" w14:paraId="6C7CD8FE" w14:textId="77777777" w:rsidTr="00CB3FB9">
        <w:trPr>
          <w:cnfStyle w:val="000000100000" w:firstRow="0" w:lastRow="0" w:firstColumn="0" w:lastColumn="0" w:oddVBand="0" w:evenVBand="0" w:oddHBand="1" w:evenHBand="0" w:firstRowFirstColumn="0" w:firstRowLastColumn="0" w:lastRowFirstColumn="0" w:lastRowLastColumn="0"/>
          <w:trHeight w:val="23"/>
        </w:trPr>
        <w:tc>
          <w:tcPr>
            <w:tcW w:w="2122" w:type="dxa"/>
          </w:tcPr>
          <w:p w14:paraId="2B106E10" w14:textId="16357BB5" w:rsidR="00936561" w:rsidRPr="00CB3FB9" w:rsidRDefault="00936561" w:rsidP="00936561">
            <w:pPr>
              <w:spacing w:line="276" w:lineRule="auto"/>
              <w:jc w:val="center"/>
              <w:rPr>
                <w:rFonts w:eastAsia="Times New Roman" w:cstheme="minorHAnsi"/>
                <w:b/>
                <w:bCs/>
                <w:kern w:val="24"/>
                <w:sz w:val="20"/>
                <w:szCs w:val="20"/>
                <w:lang w:eastAsia="en-GB"/>
              </w:rPr>
            </w:pPr>
            <w:r w:rsidRPr="00CB3FB9">
              <w:rPr>
                <w:rFonts w:cstheme="minorHAnsi"/>
                <w:b/>
                <w:color w:val="000000"/>
                <w:sz w:val="20"/>
                <w:szCs w:val="20"/>
              </w:rPr>
              <w:t>Country 4</w:t>
            </w:r>
          </w:p>
        </w:tc>
        <w:tc>
          <w:tcPr>
            <w:tcW w:w="1559" w:type="dxa"/>
          </w:tcPr>
          <w:p w14:paraId="305B2565" w14:textId="0583A1F2" w:rsidR="00936561" w:rsidRPr="00B12AE7" w:rsidRDefault="00936561" w:rsidP="00936561">
            <w:pPr>
              <w:spacing w:line="276" w:lineRule="auto"/>
              <w:jc w:val="center"/>
              <w:rPr>
                <w:rFonts w:cstheme="minorHAnsi"/>
                <w:bCs/>
                <w:sz w:val="20"/>
                <w:szCs w:val="20"/>
                <w:lang w:eastAsia="en-GB"/>
              </w:rPr>
            </w:pPr>
            <w:r>
              <w:rPr>
                <w:rFonts w:cstheme="minorHAnsi"/>
                <w:bCs/>
                <w:sz w:val="20"/>
                <w:szCs w:val="20"/>
                <w:lang w:eastAsia="en-GB"/>
              </w:rPr>
              <w:t>4522</w:t>
            </w:r>
          </w:p>
        </w:tc>
        <w:tc>
          <w:tcPr>
            <w:tcW w:w="2126" w:type="dxa"/>
          </w:tcPr>
          <w:p w14:paraId="33B65568" w14:textId="10AA98EF" w:rsidR="00936561" w:rsidRPr="00B12AE7" w:rsidRDefault="008E2CD7" w:rsidP="00936561">
            <w:pPr>
              <w:spacing w:line="276" w:lineRule="auto"/>
              <w:jc w:val="center"/>
              <w:rPr>
                <w:rFonts w:cstheme="minorHAnsi"/>
                <w:bCs/>
                <w:sz w:val="20"/>
                <w:szCs w:val="20"/>
                <w:lang w:eastAsia="en-GB"/>
              </w:rPr>
            </w:pPr>
            <w:r>
              <w:rPr>
                <w:rFonts w:cstheme="minorHAnsi"/>
                <w:color w:val="000000"/>
                <w:sz w:val="20"/>
                <w:szCs w:val="20"/>
              </w:rPr>
              <w:t>14.47</w:t>
            </w:r>
          </w:p>
        </w:tc>
      </w:tr>
      <w:tr w:rsidR="00936561" w:rsidRPr="00E80F9E" w14:paraId="7A75235B" w14:textId="77777777" w:rsidTr="00CB3FB9">
        <w:trPr>
          <w:trHeight w:val="23"/>
        </w:trPr>
        <w:tc>
          <w:tcPr>
            <w:tcW w:w="2122" w:type="dxa"/>
          </w:tcPr>
          <w:p w14:paraId="0C9D77B2" w14:textId="31C95FA8" w:rsidR="00936561" w:rsidRPr="00CB3FB9" w:rsidRDefault="00936561" w:rsidP="00936561">
            <w:pPr>
              <w:spacing w:line="276" w:lineRule="auto"/>
              <w:jc w:val="center"/>
              <w:rPr>
                <w:rFonts w:eastAsia="Times New Roman" w:cstheme="minorHAnsi"/>
                <w:b/>
                <w:bCs/>
                <w:kern w:val="24"/>
                <w:sz w:val="20"/>
                <w:szCs w:val="20"/>
                <w:lang w:eastAsia="en-GB"/>
              </w:rPr>
            </w:pPr>
            <w:r w:rsidRPr="00CB3FB9">
              <w:rPr>
                <w:rFonts w:cstheme="minorHAnsi"/>
                <w:b/>
                <w:color w:val="000000"/>
                <w:sz w:val="20"/>
                <w:szCs w:val="20"/>
              </w:rPr>
              <w:t>Country 5</w:t>
            </w:r>
          </w:p>
        </w:tc>
        <w:tc>
          <w:tcPr>
            <w:tcW w:w="1559" w:type="dxa"/>
          </w:tcPr>
          <w:p w14:paraId="10059F0A" w14:textId="63BC5968" w:rsidR="00936561" w:rsidRPr="00B12AE7" w:rsidRDefault="00936561" w:rsidP="00936561">
            <w:pPr>
              <w:spacing w:line="276" w:lineRule="auto"/>
              <w:jc w:val="center"/>
              <w:rPr>
                <w:rFonts w:cstheme="minorHAnsi"/>
                <w:bCs/>
                <w:sz w:val="20"/>
                <w:szCs w:val="20"/>
                <w:lang w:eastAsia="en-GB"/>
              </w:rPr>
            </w:pPr>
            <w:r>
              <w:rPr>
                <w:rFonts w:cstheme="minorHAnsi"/>
                <w:bCs/>
                <w:sz w:val="20"/>
                <w:szCs w:val="20"/>
                <w:lang w:eastAsia="en-GB"/>
              </w:rPr>
              <w:t>3497</w:t>
            </w:r>
          </w:p>
        </w:tc>
        <w:tc>
          <w:tcPr>
            <w:tcW w:w="2126" w:type="dxa"/>
          </w:tcPr>
          <w:p w14:paraId="42B2FF06" w14:textId="4C0D2931" w:rsidR="00936561" w:rsidRPr="00B12AE7" w:rsidRDefault="008E2CD7" w:rsidP="00936561">
            <w:pPr>
              <w:spacing w:line="276" w:lineRule="auto"/>
              <w:jc w:val="center"/>
              <w:rPr>
                <w:rFonts w:cstheme="minorHAnsi"/>
                <w:bCs/>
                <w:sz w:val="20"/>
                <w:szCs w:val="20"/>
                <w:lang w:eastAsia="en-GB"/>
              </w:rPr>
            </w:pPr>
            <w:r>
              <w:rPr>
                <w:rFonts w:cstheme="minorHAnsi"/>
                <w:bCs/>
                <w:sz w:val="20"/>
                <w:szCs w:val="20"/>
                <w:lang w:eastAsia="en-GB"/>
              </w:rPr>
              <w:t>11.19</w:t>
            </w:r>
          </w:p>
        </w:tc>
      </w:tr>
      <w:tr w:rsidR="00936561" w:rsidRPr="00E80F9E" w14:paraId="7EF7AC70" w14:textId="77777777" w:rsidTr="00CB3FB9">
        <w:trPr>
          <w:cnfStyle w:val="000000100000" w:firstRow="0" w:lastRow="0" w:firstColumn="0" w:lastColumn="0" w:oddVBand="0" w:evenVBand="0" w:oddHBand="1" w:evenHBand="0" w:firstRowFirstColumn="0" w:firstRowLastColumn="0" w:lastRowFirstColumn="0" w:lastRowLastColumn="0"/>
          <w:trHeight w:val="23"/>
        </w:trPr>
        <w:tc>
          <w:tcPr>
            <w:tcW w:w="2122" w:type="dxa"/>
          </w:tcPr>
          <w:p w14:paraId="7ADA638C" w14:textId="70BD9C2E" w:rsidR="00936561" w:rsidRPr="00CB3FB9" w:rsidRDefault="00936561" w:rsidP="00936561">
            <w:pPr>
              <w:spacing w:line="276" w:lineRule="auto"/>
              <w:jc w:val="center"/>
              <w:rPr>
                <w:rFonts w:eastAsia="Times New Roman" w:cstheme="minorHAnsi"/>
                <w:b/>
                <w:bCs/>
                <w:kern w:val="24"/>
                <w:sz w:val="20"/>
                <w:szCs w:val="20"/>
                <w:lang w:eastAsia="en-GB"/>
              </w:rPr>
            </w:pPr>
            <w:r w:rsidRPr="00CB3FB9">
              <w:rPr>
                <w:rFonts w:cstheme="minorHAnsi"/>
                <w:b/>
                <w:color w:val="000000"/>
                <w:sz w:val="20"/>
                <w:szCs w:val="20"/>
              </w:rPr>
              <w:t>Country 6</w:t>
            </w:r>
          </w:p>
        </w:tc>
        <w:tc>
          <w:tcPr>
            <w:tcW w:w="1559" w:type="dxa"/>
          </w:tcPr>
          <w:p w14:paraId="2729FE0D" w14:textId="66538438" w:rsidR="00936561" w:rsidRPr="00B12AE7" w:rsidRDefault="00936561" w:rsidP="00936561">
            <w:pPr>
              <w:spacing w:line="276" w:lineRule="auto"/>
              <w:jc w:val="center"/>
              <w:rPr>
                <w:rFonts w:cstheme="minorHAnsi"/>
                <w:bCs/>
                <w:sz w:val="20"/>
                <w:szCs w:val="20"/>
                <w:lang w:eastAsia="en-GB"/>
              </w:rPr>
            </w:pPr>
            <w:r>
              <w:rPr>
                <w:rFonts w:cstheme="minorHAnsi"/>
                <w:bCs/>
                <w:sz w:val="20"/>
                <w:szCs w:val="20"/>
                <w:lang w:eastAsia="en-GB"/>
              </w:rPr>
              <w:t>2964</w:t>
            </w:r>
          </w:p>
        </w:tc>
        <w:tc>
          <w:tcPr>
            <w:tcW w:w="2126" w:type="dxa"/>
          </w:tcPr>
          <w:p w14:paraId="11040CDF" w14:textId="435ECBDC" w:rsidR="00936561" w:rsidRPr="00B12AE7" w:rsidRDefault="008E2CD7" w:rsidP="00936561">
            <w:pPr>
              <w:spacing w:line="276" w:lineRule="auto"/>
              <w:jc w:val="center"/>
              <w:rPr>
                <w:rFonts w:cstheme="minorHAnsi"/>
                <w:bCs/>
                <w:sz w:val="20"/>
                <w:szCs w:val="20"/>
                <w:lang w:eastAsia="en-GB"/>
              </w:rPr>
            </w:pPr>
            <w:r>
              <w:rPr>
                <w:rFonts w:cstheme="minorHAnsi"/>
                <w:color w:val="000000"/>
                <w:sz w:val="20"/>
                <w:szCs w:val="20"/>
              </w:rPr>
              <w:t>9.48</w:t>
            </w:r>
          </w:p>
        </w:tc>
      </w:tr>
      <w:tr w:rsidR="00936561" w:rsidRPr="00E80F9E" w14:paraId="747A2D9F" w14:textId="77777777" w:rsidTr="00CB3FB9">
        <w:trPr>
          <w:trHeight w:val="23"/>
        </w:trPr>
        <w:tc>
          <w:tcPr>
            <w:tcW w:w="2122" w:type="dxa"/>
          </w:tcPr>
          <w:p w14:paraId="44B37125" w14:textId="7B419661" w:rsidR="00936561" w:rsidRPr="00CB3FB9" w:rsidRDefault="00936561" w:rsidP="00936561">
            <w:pPr>
              <w:spacing w:line="276" w:lineRule="auto"/>
              <w:jc w:val="center"/>
              <w:rPr>
                <w:rFonts w:cstheme="minorHAnsi"/>
                <w:b/>
                <w:color w:val="000000"/>
                <w:sz w:val="20"/>
                <w:szCs w:val="20"/>
              </w:rPr>
            </w:pPr>
            <w:r w:rsidRPr="00CB3FB9">
              <w:rPr>
                <w:rFonts w:cstheme="minorHAnsi"/>
                <w:b/>
                <w:color w:val="000000"/>
                <w:sz w:val="20"/>
                <w:szCs w:val="20"/>
              </w:rPr>
              <w:t>Country 7</w:t>
            </w:r>
          </w:p>
        </w:tc>
        <w:tc>
          <w:tcPr>
            <w:tcW w:w="1559" w:type="dxa"/>
          </w:tcPr>
          <w:p w14:paraId="33087BE0" w14:textId="4D8FDF93" w:rsidR="00936561" w:rsidRDefault="00936561" w:rsidP="00936561">
            <w:pPr>
              <w:spacing w:line="276" w:lineRule="auto"/>
              <w:jc w:val="center"/>
              <w:rPr>
                <w:rFonts w:cstheme="minorHAnsi"/>
                <w:bCs/>
                <w:sz w:val="20"/>
                <w:szCs w:val="20"/>
                <w:lang w:eastAsia="en-GB"/>
              </w:rPr>
            </w:pPr>
            <w:r>
              <w:rPr>
                <w:rFonts w:cstheme="minorHAnsi"/>
                <w:bCs/>
                <w:sz w:val="20"/>
                <w:szCs w:val="20"/>
                <w:lang w:eastAsia="en-GB"/>
              </w:rPr>
              <w:t>2554</w:t>
            </w:r>
          </w:p>
        </w:tc>
        <w:tc>
          <w:tcPr>
            <w:tcW w:w="2126" w:type="dxa"/>
          </w:tcPr>
          <w:p w14:paraId="678500BC" w14:textId="306436D2" w:rsidR="00936561" w:rsidRPr="00B12AE7" w:rsidRDefault="008E2CD7" w:rsidP="00936561">
            <w:pPr>
              <w:spacing w:line="276" w:lineRule="auto"/>
              <w:jc w:val="center"/>
              <w:rPr>
                <w:rFonts w:cstheme="minorHAnsi"/>
                <w:color w:val="000000"/>
                <w:sz w:val="20"/>
                <w:szCs w:val="20"/>
              </w:rPr>
            </w:pPr>
            <w:r>
              <w:rPr>
                <w:rFonts w:cstheme="minorHAnsi"/>
                <w:color w:val="000000"/>
                <w:sz w:val="20"/>
                <w:szCs w:val="20"/>
              </w:rPr>
              <w:t>8.17</w:t>
            </w:r>
          </w:p>
        </w:tc>
      </w:tr>
      <w:tr w:rsidR="00936561" w:rsidRPr="00E80F9E" w14:paraId="01AD2BA1" w14:textId="77777777" w:rsidTr="00CB3FB9">
        <w:trPr>
          <w:cnfStyle w:val="000000100000" w:firstRow="0" w:lastRow="0" w:firstColumn="0" w:lastColumn="0" w:oddVBand="0" w:evenVBand="0" w:oddHBand="1" w:evenHBand="0" w:firstRowFirstColumn="0" w:firstRowLastColumn="0" w:lastRowFirstColumn="0" w:lastRowLastColumn="0"/>
          <w:trHeight w:val="23"/>
        </w:trPr>
        <w:tc>
          <w:tcPr>
            <w:tcW w:w="2122" w:type="dxa"/>
          </w:tcPr>
          <w:p w14:paraId="0E351A3C" w14:textId="0C8E64B0" w:rsidR="00936561" w:rsidRPr="00CB3FB9" w:rsidRDefault="00936561" w:rsidP="00936561">
            <w:pPr>
              <w:spacing w:line="276" w:lineRule="auto"/>
              <w:jc w:val="center"/>
              <w:rPr>
                <w:rFonts w:cstheme="minorHAnsi"/>
                <w:b/>
                <w:color w:val="000000"/>
                <w:sz w:val="20"/>
                <w:szCs w:val="20"/>
              </w:rPr>
            </w:pPr>
            <w:r w:rsidRPr="00CB3FB9">
              <w:rPr>
                <w:rFonts w:cstheme="minorHAnsi"/>
                <w:b/>
                <w:color w:val="000000"/>
                <w:sz w:val="20"/>
                <w:szCs w:val="20"/>
              </w:rPr>
              <w:t>Country 8</w:t>
            </w:r>
          </w:p>
        </w:tc>
        <w:tc>
          <w:tcPr>
            <w:tcW w:w="1559" w:type="dxa"/>
          </w:tcPr>
          <w:p w14:paraId="263C31D0" w14:textId="4829C076" w:rsidR="00936561" w:rsidRDefault="00936561" w:rsidP="00936561">
            <w:pPr>
              <w:spacing w:line="276" w:lineRule="auto"/>
              <w:jc w:val="center"/>
              <w:rPr>
                <w:rFonts w:cstheme="minorHAnsi"/>
                <w:bCs/>
                <w:sz w:val="20"/>
                <w:szCs w:val="20"/>
                <w:lang w:eastAsia="en-GB"/>
              </w:rPr>
            </w:pPr>
            <w:r>
              <w:rPr>
                <w:rFonts w:cstheme="minorHAnsi"/>
                <w:bCs/>
                <w:sz w:val="20"/>
                <w:szCs w:val="20"/>
                <w:lang w:eastAsia="en-GB"/>
              </w:rPr>
              <w:t>1845</w:t>
            </w:r>
          </w:p>
        </w:tc>
        <w:tc>
          <w:tcPr>
            <w:tcW w:w="2126" w:type="dxa"/>
          </w:tcPr>
          <w:p w14:paraId="6E4FAD03" w14:textId="3D9EA707" w:rsidR="00936561" w:rsidRPr="00B12AE7" w:rsidRDefault="008E2CD7" w:rsidP="00936561">
            <w:pPr>
              <w:spacing w:line="276" w:lineRule="auto"/>
              <w:jc w:val="center"/>
              <w:rPr>
                <w:rFonts w:cstheme="minorHAnsi"/>
                <w:color w:val="000000"/>
                <w:sz w:val="20"/>
                <w:szCs w:val="20"/>
              </w:rPr>
            </w:pPr>
            <w:r>
              <w:rPr>
                <w:rFonts w:cstheme="minorHAnsi"/>
                <w:color w:val="000000"/>
                <w:sz w:val="20"/>
                <w:szCs w:val="20"/>
              </w:rPr>
              <w:t>5.9</w:t>
            </w:r>
          </w:p>
        </w:tc>
      </w:tr>
      <w:tr w:rsidR="00936561" w:rsidRPr="00E80F9E" w14:paraId="2C34A06B" w14:textId="77777777" w:rsidTr="00CB3FB9">
        <w:trPr>
          <w:trHeight w:val="77"/>
        </w:trPr>
        <w:tc>
          <w:tcPr>
            <w:tcW w:w="2122" w:type="dxa"/>
          </w:tcPr>
          <w:p w14:paraId="6B6F6360" w14:textId="05F5D3E9" w:rsidR="00936561" w:rsidRPr="00CB3FB9" w:rsidRDefault="00936561" w:rsidP="00936561">
            <w:pPr>
              <w:spacing w:line="276" w:lineRule="auto"/>
              <w:jc w:val="center"/>
              <w:rPr>
                <w:rFonts w:cstheme="minorHAnsi"/>
                <w:b/>
                <w:color w:val="000000"/>
                <w:sz w:val="20"/>
                <w:szCs w:val="20"/>
              </w:rPr>
            </w:pPr>
            <w:r w:rsidRPr="00CB3FB9">
              <w:rPr>
                <w:rFonts w:cstheme="minorHAnsi"/>
                <w:b/>
                <w:color w:val="000000"/>
                <w:sz w:val="20"/>
                <w:szCs w:val="20"/>
              </w:rPr>
              <w:t>Country 9</w:t>
            </w:r>
          </w:p>
        </w:tc>
        <w:tc>
          <w:tcPr>
            <w:tcW w:w="1559" w:type="dxa"/>
          </w:tcPr>
          <w:p w14:paraId="2B445A4E" w14:textId="7E55C56B" w:rsidR="00936561" w:rsidRDefault="00936561" w:rsidP="00936561">
            <w:pPr>
              <w:spacing w:line="276" w:lineRule="auto"/>
              <w:jc w:val="center"/>
              <w:rPr>
                <w:rFonts w:cstheme="minorHAnsi"/>
                <w:bCs/>
                <w:sz w:val="20"/>
                <w:szCs w:val="20"/>
                <w:lang w:eastAsia="en-GB"/>
              </w:rPr>
            </w:pPr>
            <w:r>
              <w:rPr>
                <w:rFonts w:cstheme="minorHAnsi"/>
                <w:bCs/>
                <w:sz w:val="20"/>
                <w:szCs w:val="20"/>
                <w:lang w:eastAsia="en-GB"/>
              </w:rPr>
              <w:t>1249</w:t>
            </w:r>
          </w:p>
        </w:tc>
        <w:tc>
          <w:tcPr>
            <w:tcW w:w="2126" w:type="dxa"/>
          </w:tcPr>
          <w:p w14:paraId="784939A0" w14:textId="13A53049" w:rsidR="00936561" w:rsidRPr="00B12AE7" w:rsidRDefault="008E2CD7" w:rsidP="00936561">
            <w:pPr>
              <w:spacing w:line="276" w:lineRule="auto"/>
              <w:jc w:val="center"/>
              <w:rPr>
                <w:rFonts w:cstheme="minorHAnsi"/>
                <w:color w:val="000000"/>
                <w:sz w:val="20"/>
                <w:szCs w:val="20"/>
              </w:rPr>
            </w:pPr>
            <w:r>
              <w:rPr>
                <w:rFonts w:cstheme="minorHAnsi"/>
                <w:color w:val="000000"/>
                <w:sz w:val="20"/>
                <w:szCs w:val="20"/>
              </w:rPr>
              <w:t>3.99</w:t>
            </w:r>
          </w:p>
        </w:tc>
      </w:tr>
    </w:tbl>
    <w:p w14:paraId="1FCAB54F" w14:textId="4CB86709" w:rsidR="008E2CD7" w:rsidRDefault="008E2CD7" w:rsidP="00A959F7">
      <w:pPr>
        <w:spacing w:line="360" w:lineRule="auto"/>
        <w:jc w:val="both"/>
        <w:rPr>
          <w:bCs/>
        </w:rPr>
      </w:pPr>
    </w:p>
    <w:p w14:paraId="6E4B9352" w14:textId="5C801984" w:rsidR="00093740" w:rsidRPr="00F12F2C" w:rsidRDefault="00093740" w:rsidP="00D222DB">
      <w:pPr>
        <w:spacing w:line="360" w:lineRule="auto"/>
        <w:jc w:val="both"/>
        <w:rPr>
          <w:bCs/>
        </w:rPr>
      </w:pPr>
      <w:r>
        <w:rPr>
          <w:bCs/>
        </w:rPr>
        <w:t xml:space="preserve">Stratified data on the extent of UK food product import from different EU countries </w:t>
      </w:r>
      <w:r w:rsidR="00F12F2C">
        <w:rPr>
          <w:bCs/>
        </w:rPr>
        <w:t xml:space="preserve">(Table S2) </w:t>
      </w:r>
      <w:r>
        <w:rPr>
          <w:bCs/>
        </w:rPr>
        <w:t>was combined with data on the relative share of domestic/EU/</w:t>
      </w:r>
      <w:proofErr w:type="spellStart"/>
      <w:r>
        <w:rPr>
          <w:bCs/>
        </w:rPr>
        <w:t>nEU</w:t>
      </w:r>
      <w:proofErr w:type="spellEnd"/>
      <w:r>
        <w:rPr>
          <w:bCs/>
        </w:rPr>
        <w:t xml:space="preserve"> countries for general livestock food products (total) and pig meat</w:t>
      </w:r>
      <w:r w:rsidR="00F12F2C">
        <w:rPr>
          <w:bCs/>
        </w:rPr>
        <w:t xml:space="preserve"> (Table S3). These rescaled proportions were used</w:t>
      </w:r>
      <w:r>
        <w:rPr>
          <w:bCs/>
        </w:rPr>
        <w:t xml:space="preserve"> to parameterise the relative proportion of the UK</w:t>
      </w:r>
      <w:r w:rsidR="00F12F2C">
        <w:rPr>
          <w:bCs/>
        </w:rPr>
        <w:t xml:space="preserve"> food supply from domestic, EU trade partners and non-EU sources for two different case studies – general livestock food products (Table S4) and pig meat products (Table S5). </w:t>
      </w:r>
    </w:p>
    <w:p w14:paraId="43E254CA" w14:textId="77777777" w:rsidR="00093740" w:rsidRDefault="00093740" w:rsidP="00D222DB">
      <w:pPr>
        <w:spacing w:line="360" w:lineRule="auto"/>
        <w:jc w:val="both"/>
        <w:rPr>
          <w:bCs/>
        </w:rPr>
      </w:pPr>
    </w:p>
    <w:p w14:paraId="75C6AB9E" w14:textId="1BF13210" w:rsidR="004E0DFB" w:rsidRPr="00C90F2C" w:rsidRDefault="004E0DFB" w:rsidP="009443F9">
      <w:pPr>
        <w:jc w:val="both"/>
        <w:rPr>
          <w:b/>
          <w:bCs/>
        </w:rPr>
      </w:pPr>
      <w:r w:rsidRPr="00C90F2C">
        <w:rPr>
          <w:b/>
          <w:bCs/>
        </w:rPr>
        <w:t xml:space="preserve">Table </w:t>
      </w:r>
      <w:r w:rsidR="009443F9">
        <w:rPr>
          <w:b/>
          <w:bCs/>
        </w:rPr>
        <w:t>S4</w:t>
      </w:r>
      <w:r>
        <w:rPr>
          <w:b/>
          <w:bCs/>
        </w:rPr>
        <w:t>.</w:t>
      </w:r>
      <w:r w:rsidRPr="00C90F2C">
        <w:rPr>
          <w:b/>
          <w:bCs/>
        </w:rPr>
        <w:t xml:space="preserve"> </w:t>
      </w:r>
      <w:r w:rsidR="009443F9">
        <w:rPr>
          <w:b/>
          <w:bCs/>
        </w:rPr>
        <w:t xml:space="preserve">Final proportion of UK food supply attributable to domestic, EU importing countries and non-EU sources for general livestock food products. </w:t>
      </w:r>
    </w:p>
    <w:tbl>
      <w:tblPr>
        <w:tblStyle w:val="ListTable4-Accent5"/>
        <w:tblW w:w="6091" w:type="dxa"/>
        <w:tblLook w:val="0420" w:firstRow="1" w:lastRow="0" w:firstColumn="0" w:lastColumn="0" w:noHBand="0" w:noVBand="1"/>
      </w:tblPr>
      <w:tblGrid>
        <w:gridCol w:w="1554"/>
        <w:gridCol w:w="2552"/>
        <w:gridCol w:w="1985"/>
      </w:tblGrid>
      <w:tr w:rsidR="008E2CD7" w:rsidRPr="00C90F2C" w14:paraId="64726989" w14:textId="77777777" w:rsidTr="008E2CD7">
        <w:trPr>
          <w:cnfStyle w:val="100000000000" w:firstRow="1" w:lastRow="0" w:firstColumn="0" w:lastColumn="0" w:oddVBand="0" w:evenVBand="0" w:oddHBand="0" w:evenHBand="0" w:firstRowFirstColumn="0" w:firstRowLastColumn="0" w:lastRowFirstColumn="0" w:lastRowLastColumn="0"/>
          <w:trHeight w:val="72"/>
        </w:trPr>
        <w:tc>
          <w:tcPr>
            <w:tcW w:w="1554" w:type="dxa"/>
            <w:hideMark/>
          </w:tcPr>
          <w:p w14:paraId="229C8A7D" w14:textId="70FEB19E" w:rsidR="008E2CD7" w:rsidRPr="00C90F2C" w:rsidRDefault="008E2CD7" w:rsidP="00B12AE7">
            <w:pPr>
              <w:spacing w:line="276" w:lineRule="auto"/>
              <w:jc w:val="center"/>
              <w:rPr>
                <w:bCs w:val="0"/>
                <w:lang w:eastAsia="en-GB"/>
              </w:rPr>
            </w:pPr>
            <w:r>
              <w:rPr>
                <w:bCs w:val="0"/>
                <w:lang w:eastAsia="en-GB"/>
              </w:rPr>
              <w:t>Country</w:t>
            </w:r>
          </w:p>
        </w:tc>
        <w:tc>
          <w:tcPr>
            <w:tcW w:w="2552" w:type="dxa"/>
          </w:tcPr>
          <w:p w14:paraId="5C95E02A" w14:textId="2E92DB5E" w:rsidR="008E2CD7" w:rsidRPr="00C90F2C" w:rsidRDefault="008E2CD7" w:rsidP="00625D0E">
            <w:pPr>
              <w:spacing w:line="276" w:lineRule="auto"/>
              <w:jc w:val="center"/>
              <w:rPr>
                <w:bCs w:val="0"/>
                <w:lang w:eastAsia="en-GB"/>
              </w:rPr>
            </w:pPr>
            <w:r>
              <w:rPr>
                <w:bCs w:val="0"/>
                <w:lang w:eastAsia="en-GB"/>
              </w:rPr>
              <w:t>Overall Share of Import (general)</w:t>
            </w:r>
          </w:p>
        </w:tc>
        <w:tc>
          <w:tcPr>
            <w:tcW w:w="1985" w:type="dxa"/>
          </w:tcPr>
          <w:p w14:paraId="528C0839" w14:textId="77777777" w:rsidR="008E2CD7" w:rsidRDefault="008E2CD7" w:rsidP="00B12AE7">
            <w:pPr>
              <w:spacing w:line="276" w:lineRule="auto"/>
              <w:jc w:val="center"/>
              <w:rPr>
                <w:bCs w:val="0"/>
                <w:lang w:eastAsia="en-GB"/>
              </w:rPr>
            </w:pPr>
            <w:r>
              <w:rPr>
                <w:bCs w:val="0"/>
                <w:lang w:eastAsia="en-GB"/>
              </w:rPr>
              <w:t>Scaled Import Contribution</w:t>
            </w:r>
          </w:p>
          <w:p w14:paraId="14778E69" w14:textId="0141C0BF" w:rsidR="008E2CD7" w:rsidRPr="00C90F2C" w:rsidRDefault="008E2CD7" w:rsidP="00B12AE7">
            <w:pPr>
              <w:spacing w:line="276" w:lineRule="auto"/>
              <w:jc w:val="center"/>
              <w:rPr>
                <w:bCs w:val="0"/>
                <w:lang w:eastAsia="en-GB"/>
              </w:rPr>
            </w:pPr>
            <w:r>
              <w:rPr>
                <w:bCs w:val="0"/>
                <w:lang w:eastAsia="en-GB"/>
              </w:rPr>
              <w:t>(Share Parameter)</w:t>
            </w:r>
          </w:p>
        </w:tc>
      </w:tr>
      <w:tr w:rsidR="008E2CD7" w:rsidRPr="00C90F2C" w14:paraId="560C03F2" w14:textId="77777777" w:rsidTr="008E2CD7">
        <w:trPr>
          <w:cnfStyle w:val="000000100000" w:firstRow="0" w:lastRow="0" w:firstColumn="0" w:lastColumn="0" w:oddVBand="0" w:evenVBand="0" w:oddHBand="1" w:evenHBand="0" w:firstRowFirstColumn="0" w:firstRowLastColumn="0" w:lastRowFirstColumn="0" w:lastRowLastColumn="0"/>
          <w:trHeight w:val="23"/>
        </w:trPr>
        <w:tc>
          <w:tcPr>
            <w:tcW w:w="1554" w:type="dxa"/>
            <w:vAlign w:val="center"/>
          </w:tcPr>
          <w:p w14:paraId="1447894F" w14:textId="31A044C8" w:rsidR="008E2CD7" w:rsidRPr="00C90F2C" w:rsidRDefault="008E2CD7" w:rsidP="008E2CD7">
            <w:pPr>
              <w:spacing w:line="276" w:lineRule="auto"/>
              <w:jc w:val="center"/>
              <w:rPr>
                <w:rFonts w:eastAsia="Times New Roman" w:cstheme="minorHAnsi"/>
                <w:b/>
                <w:bCs/>
                <w:kern w:val="24"/>
                <w:lang w:eastAsia="en-GB"/>
              </w:rPr>
            </w:pPr>
            <w:r>
              <w:rPr>
                <w:rFonts w:eastAsia="Times New Roman" w:cstheme="minorHAnsi"/>
                <w:b/>
                <w:bCs/>
                <w:kern w:val="24"/>
                <w:lang w:eastAsia="en-GB"/>
              </w:rPr>
              <w:t>UK (Domestic)</w:t>
            </w:r>
          </w:p>
        </w:tc>
        <w:tc>
          <w:tcPr>
            <w:tcW w:w="2552" w:type="dxa"/>
          </w:tcPr>
          <w:p w14:paraId="444A36D1" w14:textId="20F92580" w:rsidR="008E2CD7" w:rsidRPr="00C90F2C" w:rsidRDefault="008E2CD7" w:rsidP="008E2CD7">
            <w:pPr>
              <w:spacing w:line="276" w:lineRule="auto"/>
              <w:jc w:val="center"/>
              <w:rPr>
                <w:bCs/>
                <w:lang w:eastAsia="en-GB"/>
              </w:rPr>
            </w:pPr>
            <w:r w:rsidRPr="00B75191">
              <w:t>0.656</w:t>
            </w:r>
          </w:p>
        </w:tc>
        <w:tc>
          <w:tcPr>
            <w:tcW w:w="1985" w:type="dxa"/>
          </w:tcPr>
          <w:p w14:paraId="761765E0" w14:textId="5A70F326" w:rsidR="008E2CD7" w:rsidRPr="00C90F2C" w:rsidRDefault="008E2CD7" w:rsidP="008E2CD7">
            <w:pPr>
              <w:spacing w:line="276" w:lineRule="auto"/>
              <w:jc w:val="center"/>
              <w:rPr>
                <w:bCs/>
                <w:lang w:eastAsia="en-GB"/>
              </w:rPr>
            </w:pPr>
            <w:r w:rsidRPr="00AF2941">
              <w:t>0</w:t>
            </w:r>
          </w:p>
        </w:tc>
      </w:tr>
      <w:tr w:rsidR="008E2CD7" w:rsidRPr="00C90F2C" w14:paraId="6E8CAD82" w14:textId="77777777" w:rsidTr="008E2CD7">
        <w:trPr>
          <w:trHeight w:val="23"/>
        </w:trPr>
        <w:tc>
          <w:tcPr>
            <w:tcW w:w="1554" w:type="dxa"/>
            <w:vAlign w:val="center"/>
          </w:tcPr>
          <w:p w14:paraId="26004158" w14:textId="20831EFB" w:rsidR="008E2CD7" w:rsidRPr="00C90F2C" w:rsidRDefault="008E2CD7" w:rsidP="008E2CD7">
            <w:pPr>
              <w:spacing w:line="276" w:lineRule="auto"/>
              <w:jc w:val="center"/>
              <w:rPr>
                <w:rFonts w:eastAsia="Times New Roman" w:cstheme="minorHAnsi"/>
                <w:b/>
                <w:bCs/>
                <w:kern w:val="24"/>
                <w:lang w:eastAsia="en-GB"/>
              </w:rPr>
            </w:pPr>
            <w:r>
              <w:rPr>
                <w:rFonts w:eastAsia="Times New Roman" w:cstheme="minorHAnsi"/>
                <w:b/>
                <w:bCs/>
                <w:kern w:val="24"/>
                <w:lang w:eastAsia="en-GB"/>
              </w:rPr>
              <w:t>Country 1</w:t>
            </w:r>
          </w:p>
        </w:tc>
        <w:tc>
          <w:tcPr>
            <w:tcW w:w="2552" w:type="dxa"/>
          </w:tcPr>
          <w:p w14:paraId="3C9D2026" w14:textId="11206E41" w:rsidR="008E2CD7" w:rsidRPr="00C90F2C" w:rsidRDefault="008E2CD7" w:rsidP="008E2CD7">
            <w:pPr>
              <w:spacing w:line="276" w:lineRule="auto"/>
              <w:jc w:val="center"/>
              <w:rPr>
                <w:bCs/>
                <w:lang w:eastAsia="en-GB"/>
              </w:rPr>
            </w:pPr>
            <w:r w:rsidRPr="00B75191">
              <w:t>0.056485883</w:t>
            </w:r>
          </w:p>
        </w:tc>
        <w:tc>
          <w:tcPr>
            <w:tcW w:w="1985" w:type="dxa"/>
          </w:tcPr>
          <w:p w14:paraId="3EE1A9BC" w14:textId="3A2CEE4B" w:rsidR="008E2CD7" w:rsidRPr="00C90F2C" w:rsidRDefault="008E2CD7" w:rsidP="008E2CD7">
            <w:pPr>
              <w:spacing w:line="276" w:lineRule="auto"/>
              <w:jc w:val="center"/>
              <w:rPr>
                <w:bCs/>
                <w:lang w:eastAsia="en-GB"/>
              </w:rPr>
            </w:pPr>
            <w:r w:rsidRPr="00AF2941">
              <w:t>0.1642031</w:t>
            </w:r>
          </w:p>
        </w:tc>
      </w:tr>
      <w:tr w:rsidR="008E2CD7" w:rsidRPr="00C90F2C" w14:paraId="1AA662D7" w14:textId="77777777" w:rsidTr="008E2CD7">
        <w:trPr>
          <w:cnfStyle w:val="000000100000" w:firstRow="0" w:lastRow="0" w:firstColumn="0" w:lastColumn="0" w:oddVBand="0" w:evenVBand="0" w:oddHBand="1" w:evenHBand="0" w:firstRowFirstColumn="0" w:firstRowLastColumn="0" w:lastRowFirstColumn="0" w:lastRowLastColumn="0"/>
          <w:trHeight w:val="23"/>
        </w:trPr>
        <w:tc>
          <w:tcPr>
            <w:tcW w:w="1554" w:type="dxa"/>
            <w:vAlign w:val="center"/>
          </w:tcPr>
          <w:p w14:paraId="25E93D21" w14:textId="2DDC88C0" w:rsidR="008E2CD7" w:rsidRPr="00C90F2C" w:rsidRDefault="008E2CD7" w:rsidP="008E2CD7">
            <w:pPr>
              <w:spacing w:line="276" w:lineRule="auto"/>
              <w:jc w:val="center"/>
              <w:rPr>
                <w:rFonts w:eastAsia="Times New Roman" w:cstheme="minorHAnsi"/>
                <w:bCs/>
                <w:kern w:val="24"/>
                <w:lang w:eastAsia="en-GB"/>
              </w:rPr>
            </w:pPr>
            <w:r>
              <w:rPr>
                <w:rFonts w:eastAsia="Times New Roman" w:cstheme="minorHAnsi"/>
                <w:b/>
                <w:bCs/>
                <w:kern w:val="24"/>
                <w:lang w:eastAsia="en-GB"/>
              </w:rPr>
              <w:t>Country 2</w:t>
            </w:r>
          </w:p>
        </w:tc>
        <w:tc>
          <w:tcPr>
            <w:tcW w:w="2552" w:type="dxa"/>
          </w:tcPr>
          <w:p w14:paraId="2931AE3C" w14:textId="2432636B" w:rsidR="008E2CD7" w:rsidRPr="00C90F2C" w:rsidRDefault="008E2CD7" w:rsidP="008E2CD7">
            <w:pPr>
              <w:spacing w:line="276" w:lineRule="auto"/>
              <w:jc w:val="center"/>
              <w:rPr>
                <w:bCs/>
                <w:lang w:eastAsia="en-GB"/>
              </w:rPr>
            </w:pPr>
            <w:r w:rsidRPr="00B75191">
              <w:t>0.046648517</w:t>
            </w:r>
          </w:p>
        </w:tc>
        <w:tc>
          <w:tcPr>
            <w:tcW w:w="1985" w:type="dxa"/>
          </w:tcPr>
          <w:p w14:paraId="2031AAFE" w14:textId="68BE85E4" w:rsidR="008E2CD7" w:rsidRPr="00C90F2C" w:rsidRDefault="008E2CD7" w:rsidP="008E2CD7">
            <w:pPr>
              <w:spacing w:line="276" w:lineRule="auto"/>
              <w:jc w:val="center"/>
              <w:rPr>
                <w:bCs/>
                <w:lang w:eastAsia="en-GB"/>
              </w:rPr>
            </w:pPr>
            <w:r w:rsidRPr="00AF2941">
              <w:t>0.1356062</w:t>
            </w:r>
          </w:p>
        </w:tc>
      </w:tr>
      <w:tr w:rsidR="008E2CD7" w:rsidRPr="00C90F2C" w14:paraId="295B87F4" w14:textId="77777777" w:rsidTr="008E2CD7">
        <w:trPr>
          <w:trHeight w:val="23"/>
        </w:trPr>
        <w:tc>
          <w:tcPr>
            <w:tcW w:w="1554" w:type="dxa"/>
            <w:vAlign w:val="center"/>
          </w:tcPr>
          <w:p w14:paraId="7C2A9A7C" w14:textId="6BACA62A" w:rsidR="008E2CD7" w:rsidRPr="00C90F2C" w:rsidRDefault="008E2CD7" w:rsidP="008E2CD7">
            <w:pPr>
              <w:spacing w:line="276" w:lineRule="auto"/>
              <w:jc w:val="center"/>
              <w:rPr>
                <w:rFonts w:eastAsia="Times New Roman" w:cstheme="minorHAnsi"/>
                <w:b/>
                <w:bCs/>
                <w:kern w:val="24"/>
                <w:lang w:eastAsia="en-GB"/>
              </w:rPr>
            </w:pPr>
            <w:r>
              <w:rPr>
                <w:rFonts w:eastAsia="Times New Roman" w:cstheme="minorHAnsi"/>
                <w:b/>
                <w:bCs/>
                <w:kern w:val="24"/>
                <w:lang w:eastAsia="en-GB"/>
              </w:rPr>
              <w:t>Country 3</w:t>
            </w:r>
          </w:p>
        </w:tc>
        <w:tc>
          <w:tcPr>
            <w:tcW w:w="2552" w:type="dxa"/>
          </w:tcPr>
          <w:p w14:paraId="0775F7E4" w14:textId="3C1CD55D" w:rsidR="008E2CD7" w:rsidRPr="00C90F2C" w:rsidRDefault="008E2CD7" w:rsidP="008E2CD7">
            <w:pPr>
              <w:spacing w:line="276" w:lineRule="auto"/>
              <w:jc w:val="center"/>
              <w:rPr>
                <w:bCs/>
                <w:lang w:eastAsia="en-GB"/>
              </w:rPr>
            </w:pPr>
            <w:r w:rsidRPr="00B75191">
              <w:t>0.046629713</w:t>
            </w:r>
          </w:p>
        </w:tc>
        <w:tc>
          <w:tcPr>
            <w:tcW w:w="1985" w:type="dxa"/>
          </w:tcPr>
          <w:p w14:paraId="4EFB522D" w14:textId="70236314" w:rsidR="008E2CD7" w:rsidRPr="00C90F2C" w:rsidRDefault="008E2CD7" w:rsidP="008E2CD7">
            <w:pPr>
              <w:spacing w:line="276" w:lineRule="auto"/>
              <w:jc w:val="center"/>
              <w:rPr>
                <w:bCs/>
                <w:lang w:eastAsia="en-GB"/>
              </w:rPr>
            </w:pPr>
            <w:r w:rsidRPr="00AF2941">
              <w:t>0.1355515</w:t>
            </w:r>
          </w:p>
        </w:tc>
      </w:tr>
      <w:tr w:rsidR="008E2CD7" w:rsidRPr="00C90F2C" w14:paraId="66A1D614" w14:textId="77777777" w:rsidTr="008E2CD7">
        <w:trPr>
          <w:cnfStyle w:val="000000100000" w:firstRow="0" w:lastRow="0" w:firstColumn="0" w:lastColumn="0" w:oddVBand="0" w:evenVBand="0" w:oddHBand="1" w:evenHBand="0" w:firstRowFirstColumn="0" w:firstRowLastColumn="0" w:lastRowFirstColumn="0" w:lastRowLastColumn="0"/>
          <w:trHeight w:val="23"/>
        </w:trPr>
        <w:tc>
          <w:tcPr>
            <w:tcW w:w="1554" w:type="dxa"/>
            <w:vAlign w:val="center"/>
          </w:tcPr>
          <w:p w14:paraId="377B722F" w14:textId="7924EA2B" w:rsidR="008E2CD7" w:rsidRPr="00C90F2C" w:rsidRDefault="008E2CD7" w:rsidP="008E2CD7">
            <w:pPr>
              <w:spacing w:line="276" w:lineRule="auto"/>
              <w:jc w:val="center"/>
              <w:rPr>
                <w:rFonts w:eastAsia="Times New Roman" w:cstheme="minorHAnsi"/>
                <w:b/>
                <w:bCs/>
                <w:kern w:val="24"/>
                <w:lang w:eastAsia="en-GB"/>
              </w:rPr>
            </w:pPr>
            <w:r>
              <w:rPr>
                <w:rFonts w:eastAsia="Times New Roman" w:cstheme="minorHAnsi"/>
                <w:b/>
                <w:bCs/>
                <w:kern w:val="24"/>
                <w:lang w:eastAsia="en-GB"/>
              </w:rPr>
              <w:t>Country 4</w:t>
            </w:r>
          </w:p>
        </w:tc>
        <w:tc>
          <w:tcPr>
            <w:tcW w:w="2552" w:type="dxa"/>
          </w:tcPr>
          <w:p w14:paraId="2C019787" w14:textId="3932344A" w:rsidR="008E2CD7" w:rsidRPr="00C90F2C" w:rsidRDefault="008E2CD7" w:rsidP="008E2CD7">
            <w:pPr>
              <w:spacing w:line="276" w:lineRule="auto"/>
              <w:jc w:val="center"/>
              <w:rPr>
                <w:bCs/>
                <w:lang w:eastAsia="en-GB"/>
              </w:rPr>
            </w:pPr>
            <w:r w:rsidRPr="00B75191">
              <w:t>0.046289683</w:t>
            </w:r>
          </w:p>
        </w:tc>
        <w:tc>
          <w:tcPr>
            <w:tcW w:w="1985" w:type="dxa"/>
          </w:tcPr>
          <w:p w14:paraId="1990BB3B" w14:textId="189CDBA5" w:rsidR="008E2CD7" w:rsidRPr="00C90F2C" w:rsidRDefault="008E2CD7" w:rsidP="008E2CD7">
            <w:pPr>
              <w:spacing w:line="276" w:lineRule="auto"/>
              <w:jc w:val="center"/>
              <w:rPr>
                <w:bCs/>
                <w:lang w:eastAsia="en-GB"/>
              </w:rPr>
            </w:pPr>
            <w:r w:rsidRPr="00AF2941">
              <w:t>0.134563</w:t>
            </w:r>
          </w:p>
        </w:tc>
      </w:tr>
      <w:tr w:rsidR="008E2CD7" w:rsidRPr="00C90F2C" w14:paraId="0A200CE2" w14:textId="77777777" w:rsidTr="008E2CD7">
        <w:trPr>
          <w:trHeight w:val="23"/>
        </w:trPr>
        <w:tc>
          <w:tcPr>
            <w:tcW w:w="1554" w:type="dxa"/>
            <w:vAlign w:val="center"/>
          </w:tcPr>
          <w:p w14:paraId="699EB0E1" w14:textId="46E27846" w:rsidR="008E2CD7" w:rsidRPr="00C90F2C" w:rsidRDefault="008E2CD7" w:rsidP="008E2CD7">
            <w:pPr>
              <w:spacing w:line="276" w:lineRule="auto"/>
              <w:jc w:val="center"/>
              <w:rPr>
                <w:rFonts w:eastAsia="Times New Roman" w:cstheme="minorHAnsi"/>
                <w:b/>
                <w:bCs/>
                <w:kern w:val="24"/>
                <w:lang w:eastAsia="en-GB"/>
              </w:rPr>
            </w:pPr>
            <w:r>
              <w:rPr>
                <w:rFonts w:eastAsia="Times New Roman" w:cstheme="minorHAnsi"/>
                <w:b/>
                <w:bCs/>
                <w:kern w:val="24"/>
                <w:lang w:eastAsia="en-GB"/>
              </w:rPr>
              <w:t>Country 5</w:t>
            </w:r>
          </w:p>
        </w:tc>
        <w:tc>
          <w:tcPr>
            <w:tcW w:w="2552" w:type="dxa"/>
          </w:tcPr>
          <w:p w14:paraId="3E8CE950" w14:textId="560CDD1D" w:rsidR="008E2CD7" w:rsidRPr="00C90F2C" w:rsidRDefault="008E2CD7" w:rsidP="008E2CD7">
            <w:pPr>
              <w:spacing w:line="276" w:lineRule="auto"/>
              <w:jc w:val="center"/>
              <w:rPr>
                <w:bCs/>
                <w:lang w:eastAsia="en-GB"/>
              </w:rPr>
            </w:pPr>
            <w:r w:rsidRPr="00B75191">
              <w:t>0.035796287</w:t>
            </w:r>
          </w:p>
        </w:tc>
        <w:tc>
          <w:tcPr>
            <w:tcW w:w="1985" w:type="dxa"/>
          </w:tcPr>
          <w:p w14:paraId="154ABBAA" w14:textId="54A319A3" w:rsidR="008E2CD7" w:rsidRPr="00C90F2C" w:rsidRDefault="008E2CD7" w:rsidP="008E2CD7">
            <w:pPr>
              <w:spacing w:line="276" w:lineRule="auto"/>
              <w:jc w:val="center"/>
              <w:rPr>
                <w:bCs/>
                <w:lang w:eastAsia="en-GB"/>
              </w:rPr>
            </w:pPr>
            <w:r w:rsidRPr="00AF2941">
              <w:t>0.104059</w:t>
            </w:r>
          </w:p>
        </w:tc>
      </w:tr>
      <w:tr w:rsidR="008E2CD7" w:rsidRPr="00C90F2C" w14:paraId="3224453F" w14:textId="77777777" w:rsidTr="008E2CD7">
        <w:trPr>
          <w:cnfStyle w:val="000000100000" w:firstRow="0" w:lastRow="0" w:firstColumn="0" w:lastColumn="0" w:oddVBand="0" w:evenVBand="0" w:oddHBand="1" w:evenHBand="0" w:firstRowFirstColumn="0" w:firstRowLastColumn="0" w:lastRowFirstColumn="0" w:lastRowLastColumn="0"/>
          <w:trHeight w:val="23"/>
        </w:trPr>
        <w:tc>
          <w:tcPr>
            <w:tcW w:w="1554" w:type="dxa"/>
            <w:vAlign w:val="center"/>
          </w:tcPr>
          <w:p w14:paraId="0A9AEFAE" w14:textId="07029ADF" w:rsidR="008E2CD7" w:rsidRPr="00C90F2C" w:rsidRDefault="008E2CD7" w:rsidP="008E2CD7">
            <w:pPr>
              <w:spacing w:line="276" w:lineRule="auto"/>
              <w:jc w:val="center"/>
              <w:rPr>
                <w:rFonts w:eastAsia="Times New Roman" w:cstheme="minorHAnsi"/>
                <w:b/>
                <w:bCs/>
                <w:kern w:val="24"/>
                <w:vertAlign w:val="superscript"/>
                <w:lang w:eastAsia="en-GB"/>
              </w:rPr>
            </w:pPr>
            <w:r>
              <w:rPr>
                <w:rFonts w:eastAsia="Times New Roman" w:cstheme="minorHAnsi"/>
                <w:b/>
                <w:bCs/>
                <w:kern w:val="24"/>
                <w:lang w:eastAsia="en-GB"/>
              </w:rPr>
              <w:t>Country 6</w:t>
            </w:r>
          </w:p>
        </w:tc>
        <w:tc>
          <w:tcPr>
            <w:tcW w:w="2552" w:type="dxa"/>
          </w:tcPr>
          <w:p w14:paraId="1EA11E98" w14:textId="468B8065" w:rsidR="008E2CD7" w:rsidRPr="00C90F2C" w:rsidRDefault="008E2CD7" w:rsidP="008E2CD7">
            <w:pPr>
              <w:spacing w:line="276" w:lineRule="auto"/>
              <w:jc w:val="center"/>
              <w:rPr>
                <w:bCs/>
                <w:lang w:eastAsia="en-GB"/>
              </w:rPr>
            </w:pPr>
            <w:r w:rsidRPr="00B75191">
              <w:t>0.03033596</w:t>
            </w:r>
          </w:p>
        </w:tc>
        <w:tc>
          <w:tcPr>
            <w:tcW w:w="1985" w:type="dxa"/>
          </w:tcPr>
          <w:p w14:paraId="0EB694EF" w14:textId="101B741C" w:rsidR="008E2CD7" w:rsidRPr="00C90F2C" w:rsidRDefault="008E2CD7" w:rsidP="008E2CD7">
            <w:pPr>
              <w:spacing w:line="276" w:lineRule="auto"/>
              <w:jc w:val="center"/>
              <w:rPr>
                <w:bCs/>
                <w:lang w:eastAsia="en-GB"/>
              </w:rPr>
            </w:pPr>
            <w:r w:rsidRPr="00AF2941">
              <w:t>0.08818593</w:t>
            </w:r>
          </w:p>
        </w:tc>
      </w:tr>
      <w:tr w:rsidR="008E2CD7" w:rsidRPr="00C90F2C" w14:paraId="424E17C3" w14:textId="77777777" w:rsidTr="008E2CD7">
        <w:trPr>
          <w:trHeight w:val="23"/>
        </w:trPr>
        <w:tc>
          <w:tcPr>
            <w:tcW w:w="1554" w:type="dxa"/>
            <w:vAlign w:val="center"/>
          </w:tcPr>
          <w:p w14:paraId="34813EBB" w14:textId="2EB7F8EC" w:rsidR="008E2CD7" w:rsidRPr="00C90F2C" w:rsidRDefault="008E2CD7" w:rsidP="008E2CD7">
            <w:pPr>
              <w:spacing w:line="276" w:lineRule="auto"/>
              <w:jc w:val="center"/>
              <w:rPr>
                <w:rFonts w:eastAsia="Times New Roman" w:cstheme="minorHAnsi"/>
                <w:b/>
                <w:bCs/>
                <w:kern w:val="24"/>
                <w:vertAlign w:val="superscript"/>
                <w:lang w:eastAsia="en-GB"/>
              </w:rPr>
            </w:pPr>
            <w:r>
              <w:rPr>
                <w:rFonts w:eastAsia="Times New Roman" w:cstheme="minorHAnsi"/>
                <w:b/>
                <w:bCs/>
                <w:kern w:val="24"/>
                <w:lang w:eastAsia="en-GB"/>
              </w:rPr>
              <w:t>Country 7</w:t>
            </w:r>
          </w:p>
        </w:tc>
        <w:tc>
          <w:tcPr>
            <w:tcW w:w="2552" w:type="dxa"/>
          </w:tcPr>
          <w:p w14:paraId="1CBC1F1D" w14:textId="70C97AE1" w:rsidR="008E2CD7" w:rsidRPr="00C90F2C" w:rsidRDefault="008E2CD7" w:rsidP="008E2CD7">
            <w:pPr>
              <w:spacing w:line="276" w:lineRule="auto"/>
              <w:jc w:val="center"/>
              <w:rPr>
                <w:bCs/>
                <w:lang w:eastAsia="en-GB"/>
              </w:rPr>
            </w:pPr>
            <w:r w:rsidRPr="00B75191">
              <w:t>0.026145388</w:t>
            </w:r>
          </w:p>
        </w:tc>
        <w:tc>
          <w:tcPr>
            <w:tcW w:w="1985" w:type="dxa"/>
          </w:tcPr>
          <w:p w14:paraId="73CC0532" w14:textId="08420D3F" w:rsidR="008E2CD7" w:rsidRPr="00C90F2C" w:rsidRDefault="008E2CD7" w:rsidP="008E2CD7">
            <w:pPr>
              <w:spacing w:line="276" w:lineRule="auto"/>
              <w:jc w:val="center"/>
              <w:rPr>
                <w:bCs/>
                <w:lang w:eastAsia="en-GB"/>
              </w:rPr>
            </w:pPr>
            <w:r w:rsidRPr="00AF2941">
              <w:t>0.07600404</w:t>
            </w:r>
          </w:p>
        </w:tc>
      </w:tr>
      <w:tr w:rsidR="008E2CD7" w:rsidRPr="00C90F2C" w14:paraId="079717AF" w14:textId="77777777" w:rsidTr="008E2CD7">
        <w:trPr>
          <w:cnfStyle w:val="000000100000" w:firstRow="0" w:lastRow="0" w:firstColumn="0" w:lastColumn="0" w:oddVBand="0" w:evenVBand="0" w:oddHBand="1" w:evenHBand="0" w:firstRowFirstColumn="0" w:firstRowLastColumn="0" w:lastRowFirstColumn="0" w:lastRowLastColumn="0"/>
          <w:trHeight w:val="23"/>
        </w:trPr>
        <w:tc>
          <w:tcPr>
            <w:tcW w:w="1554" w:type="dxa"/>
            <w:vAlign w:val="center"/>
          </w:tcPr>
          <w:p w14:paraId="4848A981" w14:textId="4AA62DC4" w:rsidR="008E2CD7" w:rsidRDefault="008E2CD7" w:rsidP="008E2CD7">
            <w:pPr>
              <w:spacing w:line="276" w:lineRule="auto"/>
              <w:jc w:val="center"/>
              <w:rPr>
                <w:rFonts w:eastAsia="Times New Roman" w:cstheme="minorHAnsi"/>
                <w:b/>
                <w:bCs/>
                <w:kern w:val="24"/>
                <w:lang w:eastAsia="en-GB"/>
              </w:rPr>
            </w:pPr>
            <w:r>
              <w:rPr>
                <w:rFonts w:eastAsia="Times New Roman" w:cstheme="minorHAnsi"/>
                <w:b/>
                <w:bCs/>
                <w:kern w:val="24"/>
                <w:lang w:eastAsia="en-GB"/>
              </w:rPr>
              <w:t>Country 8</w:t>
            </w:r>
          </w:p>
        </w:tc>
        <w:tc>
          <w:tcPr>
            <w:tcW w:w="2552" w:type="dxa"/>
          </w:tcPr>
          <w:p w14:paraId="0F414DDD" w14:textId="7C7C01EB" w:rsidR="008E2CD7" w:rsidRPr="00C90F2C" w:rsidRDefault="008E2CD7" w:rsidP="008E2CD7">
            <w:pPr>
              <w:spacing w:line="276" w:lineRule="auto"/>
              <w:jc w:val="center"/>
              <w:rPr>
                <w:bCs/>
                <w:lang w:eastAsia="en-GB"/>
              </w:rPr>
            </w:pPr>
            <w:r w:rsidRPr="00B75191">
              <w:t>0.018882142</w:t>
            </w:r>
          </w:p>
        </w:tc>
        <w:tc>
          <w:tcPr>
            <w:tcW w:w="1985" w:type="dxa"/>
          </w:tcPr>
          <w:p w14:paraId="3DFA0ABF" w14:textId="6902F0C4" w:rsidR="008E2CD7" w:rsidRPr="00C90F2C" w:rsidRDefault="008E2CD7" w:rsidP="008E2CD7">
            <w:pPr>
              <w:spacing w:line="276" w:lineRule="auto"/>
              <w:jc w:val="center"/>
              <w:rPr>
                <w:bCs/>
                <w:lang w:eastAsia="en-GB"/>
              </w:rPr>
            </w:pPr>
            <w:r w:rsidRPr="00AF2941">
              <w:t>0.05488995</w:t>
            </w:r>
          </w:p>
        </w:tc>
      </w:tr>
      <w:tr w:rsidR="008E2CD7" w:rsidRPr="00C90F2C" w14:paraId="16AE9B53" w14:textId="77777777" w:rsidTr="008E2CD7">
        <w:trPr>
          <w:trHeight w:val="23"/>
        </w:trPr>
        <w:tc>
          <w:tcPr>
            <w:tcW w:w="1554" w:type="dxa"/>
            <w:vAlign w:val="center"/>
          </w:tcPr>
          <w:p w14:paraId="5FD03868" w14:textId="071DAEE6" w:rsidR="008E2CD7" w:rsidRDefault="008E2CD7" w:rsidP="008E2CD7">
            <w:pPr>
              <w:spacing w:line="276" w:lineRule="auto"/>
              <w:jc w:val="center"/>
              <w:rPr>
                <w:rFonts w:eastAsia="Times New Roman" w:cstheme="minorHAnsi"/>
                <w:b/>
                <w:bCs/>
                <w:kern w:val="24"/>
                <w:lang w:eastAsia="en-GB"/>
              </w:rPr>
            </w:pPr>
            <w:r>
              <w:rPr>
                <w:rFonts w:eastAsia="Times New Roman" w:cstheme="minorHAnsi"/>
                <w:b/>
                <w:bCs/>
                <w:kern w:val="24"/>
                <w:lang w:eastAsia="en-GB"/>
              </w:rPr>
              <w:t>Country 9</w:t>
            </w:r>
          </w:p>
        </w:tc>
        <w:tc>
          <w:tcPr>
            <w:tcW w:w="2552" w:type="dxa"/>
          </w:tcPr>
          <w:p w14:paraId="6C076018" w14:textId="3C62A210" w:rsidR="008E2CD7" w:rsidRPr="00C90F2C" w:rsidRDefault="008E2CD7" w:rsidP="008E2CD7">
            <w:pPr>
              <w:spacing w:line="276" w:lineRule="auto"/>
              <w:jc w:val="center"/>
              <w:rPr>
                <w:bCs/>
                <w:lang w:eastAsia="en-GB"/>
              </w:rPr>
            </w:pPr>
            <w:r w:rsidRPr="00B75191">
              <w:t>0.012786427</w:t>
            </w:r>
          </w:p>
        </w:tc>
        <w:tc>
          <w:tcPr>
            <w:tcW w:w="1985" w:type="dxa"/>
          </w:tcPr>
          <w:p w14:paraId="5957972C" w14:textId="30DB88F6" w:rsidR="008E2CD7" w:rsidRPr="00C90F2C" w:rsidRDefault="008E2CD7" w:rsidP="008E2CD7">
            <w:pPr>
              <w:spacing w:line="276" w:lineRule="auto"/>
              <w:jc w:val="center"/>
              <w:rPr>
                <w:bCs/>
                <w:lang w:eastAsia="en-GB"/>
              </w:rPr>
            </w:pPr>
            <w:r w:rsidRPr="00AF2941">
              <w:t>0.03716985</w:t>
            </w:r>
          </w:p>
        </w:tc>
      </w:tr>
      <w:tr w:rsidR="008E2CD7" w:rsidRPr="00C90F2C" w14:paraId="072E575D" w14:textId="77777777" w:rsidTr="008E2CD7">
        <w:trPr>
          <w:cnfStyle w:val="000000100000" w:firstRow="0" w:lastRow="0" w:firstColumn="0" w:lastColumn="0" w:oddVBand="0" w:evenVBand="0" w:oddHBand="1" w:evenHBand="0" w:firstRowFirstColumn="0" w:firstRowLastColumn="0" w:lastRowFirstColumn="0" w:lastRowLastColumn="0"/>
          <w:trHeight w:val="23"/>
        </w:trPr>
        <w:tc>
          <w:tcPr>
            <w:tcW w:w="1554" w:type="dxa"/>
            <w:vAlign w:val="center"/>
          </w:tcPr>
          <w:p w14:paraId="1AE7B49A" w14:textId="073574B4" w:rsidR="008E2CD7" w:rsidRDefault="008E2CD7" w:rsidP="004E0DFB">
            <w:pPr>
              <w:spacing w:line="276" w:lineRule="auto"/>
              <w:jc w:val="center"/>
              <w:rPr>
                <w:rFonts w:eastAsia="Times New Roman" w:cstheme="minorHAnsi"/>
                <w:b/>
                <w:bCs/>
                <w:kern w:val="24"/>
                <w:lang w:eastAsia="en-GB"/>
              </w:rPr>
            </w:pPr>
            <w:r>
              <w:rPr>
                <w:rFonts w:eastAsia="Times New Roman" w:cstheme="minorHAnsi"/>
                <w:b/>
                <w:bCs/>
                <w:kern w:val="24"/>
                <w:lang w:eastAsia="en-GB"/>
              </w:rPr>
              <w:t xml:space="preserve">Country </w:t>
            </w:r>
            <w:proofErr w:type="spellStart"/>
            <w:r>
              <w:rPr>
                <w:rFonts w:eastAsia="Times New Roman" w:cstheme="minorHAnsi"/>
                <w:b/>
                <w:bCs/>
                <w:kern w:val="24"/>
                <w:lang w:eastAsia="en-GB"/>
              </w:rPr>
              <w:t>nEU</w:t>
            </w:r>
            <w:proofErr w:type="spellEnd"/>
          </w:p>
        </w:tc>
        <w:tc>
          <w:tcPr>
            <w:tcW w:w="2552" w:type="dxa"/>
          </w:tcPr>
          <w:p w14:paraId="48949CF3" w14:textId="507A10C7" w:rsidR="008E2CD7" w:rsidRPr="00C90F2C" w:rsidRDefault="008E2CD7" w:rsidP="004E0DFB">
            <w:pPr>
              <w:spacing w:line="276" w:lineRule="auto"/>
              <w:jc w:val="center"/>
              <w:rPr>
                <w:bCs/>
                <w:lang w:eastAsia="en-GB"/>
              </w:rPr>
            </w:pPr>
            <w:r>
              <w:rPr>
                <w:bCs/>
                <w:lang w:eastAsia="en-GB"/>
              </w:rPr>
              <w:t>0.024</w:t>
            </w:r>
          </w:p>
        </w:tc>
        <w:tc>
          <w:tcPr>
            <w:tcW w:w="1985" w:type="dxa"/>
          </w:tcPr>
          <w:p w14:paraId="5022EB37" w14:textId="2BB8D1EC" w:rsidR="008E2CD7" w:rsidRPr="00C90F2C" w:rsidRDefault="008E2CD7" w:rsidP="004E0DFB">
            <w:pPr>
              <w:spacing w:line="276" w:lineRule="auto"/>
              <w:jc w:val="center"/>
              <w:rPr>
                <w:bCs/>
                <w:lang w:eastAsia="en-GB"/>
              </w:rPr>
            </w:pPr>
            <w:r w:rsidRPr="008E2CD7">
              <w:rPr>
                <w:bCs/>
                <w:lang w:eastAsia="en-GB"/>
              </w:rPr>
              <w:t>0.06976743</w:t>
            </w:r>
          </w:p>
        </w:tc>
      </w:tr>
    </w:tbl>
    <w:p w14:paraId="6828C1A7" w14:textId="6C5A1A28" w:rsidR="00D222DB" w:rsidRDefault="00D222DB" w:rsidP="00625D0E">
      <w:pPr>
        <w:rPr>
          <w:bCs/>
        </w:rPr>
      </w:pPr>
    </w:p>
    <w:p w14:paraId="57AA5F0D" w14:textId="3E0D4C91" w:rsidR="008E2CD7" w:rsidRDefault="008E2CD7" w:rsidP="00625D0E">
      <w:pPr>
        <w:rPr>
          <w:bCs/>
        </w:rPr>
      </w:pPr>
    </w:p>
    <w:p w14:paraId="52E46362" w14:textId="7C5DD080" w:rsidR="009443F9" w:rsidRPr="00C90F2C" w:rsidRDefault="009443F9" w:rsidP="009443F9">
      <w:pPr>
        <w:jc w:val="both"/>
        <w:rPr>
          <w:b/>
          <w:bCs/>
        </w:rPr>
      </w:pPr>
      <w:r w:rsidRPr="00C90F2C">
        <w:rPr>
          <w:b/>
          <w:bCs/>
        </w:rPr>
        <w:lastRenderedPageBreak/>
        <w:t xml:space="preserve">Table </w:t>
      </w:r>
      <w:r>
        <w:rPr>
          <w:b/>
          <w:bCs/>
        </w:rPr>
        <w:t>S4.</w:t>
      </w:r>
      <w:r w:rsidRPr="00C90F2C">
        <w:rPr>
          <w:b/>
          <w:bCs/>
        </w:rPr>
        <w:t xml:space="preserve"> </w:t>
      </w:r>
      <w:r>
        <w:rPr>
          <w:b/>
          <w:bCs/>
        </w:rPr>
        <w:t xml:space="preserve">Final proportion of UK food supply attributable to domestic, EU importing countries and non-EU sources for fattening pig food products. </w:t>
      </w:r>
    </w:p>
    <w:tbl>
      <w:tblPr>
        <w:tblStyle w:val="ListTable4-Accent5"/>
        <w:tblW w:w="6941" w:type="dxa"/>
        <w:tblLook w:val="0420" w:firstRow="1" w:lastRow="0" w:firstColumn="0" w:lastColumn="0" w:noHBand="0" w:noVBand="1"/>
      </w:tblPr>
      <w:tblGrid>
        <w:gridCol w:w="1554"/>
        <w:gridCol w:w="2552"/>
        <w:gridCol w:w="2835"/>
      </w:tblGrid>
      <w:tr w:rsidR="008E2CD7" w:rsidRPr="00C90F2C" w14:paraId="392C9E47" w14:textId="77777777" w:rsidTr="00CB3FB9">
        <w:trPr>
          <w:cnfStyle w:val="100000000000" w:firstRow="1" w:lastRow="0" w:firstColumn="0" w:lastColumn="0" w:oddVBand="0" w:evenVBand="0" w:oddHBand="0" w:evenHBand="0" w:firstRowFirstColumn="0" w:firstRowLastColumn="0" w:lastRowFirstColumn="0" w:lastRowLastColumn="0"/>
          <w:trHeight w:val="72"/>
        </w:trPr>
        <w:tc>
          <w:tcPr>
            <w:tcW w:w="1554" w:type="dxa"/>
            <w:hideMark/>
          </w:tcPr>
          <w:p w14:paraId="740A5895" w14:textId="77777777" w:rsidR="008E2CD7" w:rsidRPr="00C90F2C" w:rsidRDefault="008E2CD7" w:rsidP="00B12AE7">
            <w:pPr>
              <w:spacing w:line="276" w:lineRule="auto"/>
              <w:jc w:val="center"/>
              <w:rPr>
                <w:bCs w:val="0"/>
                <w:lang w:eastAsia="en-GB"/>
              </w:rPr>
            </w:pPr>
            <w:r>
              <w:rPr>
                <w:bCs w:val="0"/>
                <w:lang w:eastAsia="en-GB"/>
              </w:rPr>
              <w:t>Country</w:t>
            </w:r>
          </w:p>
        </w:tc>
        <w:tc>
          <w:tcPr>
            <w:tcW w:w="2552" w:type="dxa"/>
          </w:tcPr>
          <w:p w14:paraId="4BF5322E" w14:textId="77777777" w:rsidR="008E2CD7" w:rsidRPr="00C90F2C" w:rsidRDefault="008E2CD7" w:rsidP="00B12AE7">
            <w:pPr>
              <w:spacing w:line="276" w:lineRule="auto"/>
              <w:jc w:val="center"/>
              <w:rPr>
                <w:bCs w:val="0"/>
                <w:lang w:eastAsia="en-GB"/>
              </w:rPr>
            </w:pPr>
            <w:r>
              <w:rPr>
                <w:bCs w:val="0"/>
                <w:lang w:eastAsia="en-GB"/>
              </w:rPr>
              <w:t>Overall Share of Import (general)</w:t>
            </w:r>
          </w:p>
        </w:tc>
        <w:tc>
          <w:tcPr>
            <w:tcW w:w="2835" w:type="dxa"/>
          </w:tcPr>
          <w:p w14:paraId="06EE2048" w14:textId="77777777" w:rsidR="008E2CD7" w:rsidRDefault="008E2CD7" w:rsidP="008E2CD7">
            <w:pPr>
              <w:spacing w:line="276" w:lineRule="auto"/>
              <w:jc w:val="center"/>
              <w:rPr>
                <w:bCs w:val="0"/>
                <w:lang w:eastAsia="en-GB"/>
              </w:rPr>
            </w:pPr>
            <w:r>
              <w:rPr>
                <w:bCs w:val="0"/>
                <w:lang w:eastAsia="en-GB"/>
              </w:rPr>
              <w:t>Scaled Import Contribution</w:t>
            </w:r>
          </w:p>
          <w:p w14:paraId="1892F7D7" w14:textId="78592A71" w:rsidR="008E2CD7" w:rsidRPr="00C90F2C" w:rsidRDefault="008E2CD7" w:rsidP="008E2CD7">
            <w:pPr>
              <w:spacing w:line="276" w:lineRule="auto"/>
              <w:jc w:val="center"/>
              <w:rPr>
                <w:bCs w:val="0"/>
                <w:lang w:eastAsia="en-GB"/>
              </w:rPr>
            </w:pPr>
            <w:r>
              <w:rPr>
                <w:bCs w:val="0"/>
                <w:lang w:eastAsia="en-GB"/>
              </w:rPr>
              <w:t>(Share Parameter)</w:t>
            </w:r>
          </w:p>
        </w:tc>
      </w:tr>
      <w:tr w:rsidR="008E2CD7" w:rsidRPr="00C90F2C" w14:paraId="4E04FA2D" w14:textId="77777777" w:rsidTr="00CB3FB9">
        <w:trPr>
          <w:cnfStyle w:val="000000100000" w:firstRow="0" w:lastRow="0" w:firstColumn="0" w:lastColumn="0" w:oddVBand="0" w:evenVBand="0" w:oddHBand="1" w:evenHBand="0" w:firstRowFirstColumn="0" w:firstRowLastColumn="0" w:lastRowFirstColumn="0" w:lastRowLastColumn="0"/>
          <w:trHeight w:val="23"/>
        </w:trPr>
        <w:tc>
          <w:tcPr>
            <w:tcW w:w="1554" w:type="dxa"/>
            <w:vAlign w:val="center"/>
          </w:tcPr>
          <w:p w14:paraId="7FC0D7B7" w14:textId="77777777" w:rsidR="008E2CD7" w:rsidRPr="00C90F2C" w:rsidRDefault="008E2CD7" w:rsidP="008E2CD7">
            <w:pPr>
              <w:spacing w:line="276" w:lineRule="auto"/>
              <w:jc w:val="center"/>
              <w:rPr>
                <w:rFonts w:eastAsia="Times New Roman" w:cstheme="minorHAnsi"/>
                <w:b/>
                <w:bCs/>
                <w:kern w:val="24"/>
                <w:lang w:eastAsia="en-GB"/>
              </w:rPr>
            </w:pPr>
            <w:r>
              <w:rPr>
                <w:rFonts w:eastAsia="Times New Roman" w:cstheme="minorHAnsi"/>
                <w:b/>
                <w:bCs/>
                <w:kern w:val="24"/>
                <w:lang w:eastAsia="en-GB"/>
              </w:rPr>
              <w:t>UK (Domestic)</w:t>
            </w:r>
          </w:p>
        </w:tc>
        <w:tc>
          <w:tcPr>
            <w:tcW w:w="2552" w:type="dxa"/>
          </w:tcPr>
          <w:p w14:paraId="24208417" w14:textId="7451644B" w:rsidR="008E2CD7" w:rsidRPr="00C90F2C" w:rsidRDefault="008E2CD7" w:rsidP="008E2CD7">
            <w:pPr>
              <w:spacing w:line="276" w:lineRule="auto"/>
              <w:jc w:val="center"/>
              <w:rPr>
                <w:bCs/>
                <w:lang w:eastAsia="en-GB"/>
              </w:rPr>
            </w:pPr>
            <w:r w:rsidRPr="00217377">
              <w:t>0.445</w:t>
            </w:r>
          </w:p>
        </w:tc>
        <w:tc>
          <w:tcPr>
            <w:tcW w:w="2835" w:type="dxa"/>
          </w:tcPr>
          <w:p w14:paraId="0E781C88" w14:textId="445BD212" w:rsidR="008E2CD7" w:rsidRPr="00C90F2C" w:rsidRDefault="008E2CD7" w:rsidP="008E2CD7">
            <w:pPr>
              <w:spacing w:line="276" w:lineRule="auto"/>
              <w:jc w:val="center"/>
              <w:rPr>
                <w:bCs/>
                <w:lang w:eastAsia="en-GB"/>
              </w:rPr>
            </w:pPr>
            <w:r w:rsidRPr="00662A88">
              <w:t>0</w:t>
            </w:r>
          </w:p>
        </w:tc>
      </w:tr>
      <w:tr w:rsidR="008E2CD7" w:rsidRPr="00C90F2C" w14:paraId="2F77581D" w14:textId="77777777" w:rsidTr="00CB3FB9">
        <w:trPr>
          <w:trHeight w:val="23"/>
        </w:trPr>
        <w:tc>
          <w:tcPr>
            <w:tcW w:w="1554" w:type="dxa"/>
            <w:vAlign w:val="center"/>
          </w:tcPr>
          <w:p w14:paraId="2FFE6C10" w14:textId="77777777" w:rsidR="008E2CD7" w:rsidRPr="00C90F2C" w:rsidRDefault="008E2CD7" w:rsidP="008E2CD7">
            <w:pPr>
              <w:spacing w:line="276" w:lineRule="auto"/>
              <w:jc w:val="center"/>
              <w:rPr>
                <w:rFonts w:eastAsia="Times New Roman" w:cstheme="minorHAnsi"/>
                <w:b/>
                <w:bCs/>
                <w:kern w:val="24"/>
                <w:lang w:eastAsia="en-GB"/>
              </w:rPr>
            </w:pPr>
            <w:r>
              <w:rPr>
                <w:rFonts w:eastAsia="Times New Roman" w:cstheme="minorHAnsi"/>
                <w:b/>
                <w:bCs/>
                <w:kern w:val="24"/>
                <w:lang w:eastAsia="en-GB"/>
              </w:rPr>
              <w:t>Country 1</w:t>
            </w:r>
          </w:p>
        </w:tc>
        <w:tc>
          <w:tcPr>
            <w:tcW w:w="2552" w:type="dxa"/>
          </w:tcPr>
          <w:p w14:paraId="4E8461E0" w14:textId="718186F5" w:rsidR="008E2CD7" w:rsidRPr="00C90F2C" w:rsidRDefault="008E2CD7" w:rsidP="008E2CD7">
            <w:pPr>
              <w:spacing w:line="276" w:lineRule="auto"/>
              <w:jc w:val="center"/>
              <w:rPr>
                <w:bCs/>
                <w:lang w:eastAsia="en-GB"/>
              </w:rPr>
            </w:pPr>
            <w:r w:rsidRPr="00217377">
              <w:t>0.0981</w:t>
            </w:r>
          </w:p>
        </w:tc>
        <w:tc>
          <w:tcPr>
            <w:tcW w:w="2835" w:type="dxa"/>
          </w:tcPr>
          <w:p w14:paraId="47ABB3D4" w14:textId="1196CD12" w:rsidR="008E2CD7" w:rsidRPr="00C90F2C" w:rsidRDefault="008E2CD7" w:rsidP="008E2CD7">
            <w:pPr>
              <w:spacing w:line="276" w:lineRule="auto"/>
              <w:jc w:val="center"/>
              <w:rPr>
                <w:bCs/>
                <w:lang w:eastAsia="en-GB"/>
              </w:rPr>
            </w:pPr>
            <w:r w:rsidRPr="00662A88">
              <w:t>0.176756757</w:t>
            </w:r>
          </w:p>
        </w:tc>
      </w:tr>
      <w:tr w:rsidR="008E2CD7" w:rsidRPr="00C90F2C" w14:paraId="10EBBD01" w14:textId="77777777" w:rsidTr="00CB3FB9">
        <w:trPr>
          <w:cnfStyle w:val="000000100000" w:firstRow="0" w:lastRow="0" w:firstColumn="0" w:lastColumn="0" w:oddVBand="0" w:evenVBand="0" w:oddHBand="1" w:evenHBand="0" w:firstRowFirstColumn="0" w:firstRowLastColumn="0" w:lastRowFirstColumn="0" w:lastRowLastColumn="0"/>
          <w:trHeight w:val="23"/>
        </w:trPr>
        <w:tc>
          <w:tcPr>
            <w:tcW w:w="1554" w:type="dxa"/>
            <w:vAlign w:val="center"/>
          </w:tcPr>
          <w:p w14:paraId="107C0C1B" w14:textId="77777777" w:rsidR="008E2CD7" w:rsidRPr="00C90F2C" w:rsidRDefault="008E2CD7" w:rsidP="008E2CD7">
            <w:pPr>
              <w:spacing w:line="276" w:lineRule="auto"/>
              <w:jc w:val="center"/>
              <w:rPr>
                <w:rFonts w:eastAsia="Times New Roman" w:cstheme="minorHAnsi"/>
                <w:bCs/>
                <w:kern w:val="24"/>
                <w:lang w:eastAsia="en-GB"/>
              </w:rPr>
            </w:pPr>
            <w:r>
              <w:rPr>
                <w:rFonts w:eastAsia="Times New Roman" w:cstheme="minorHAnsi"/>
                <w:b/>
                <w:bCs/>
                <w:kern w:val="24"/>
                <w:lang w:eastAsia="en-GB"/>
              </w:rPr>
              <w:t>Country 2</w:t>
            </w:r>
          </w:p>
        </w:tc>
        <w:tc>
          <w:tcPr>
            <w:tcW w:w="2552" w:type="dxa"/>
          </w:tcPr>
          <w:p w14:paraId="01E92ACC" w14:textId="11234CA2" w:rsidR="008E2CD7" w:rsidRPr="00C90F2C" w:rsidRDefault="008E2CD7" w:rsidP="008E2CD7">
            <w:pPr>
              <w:spacing w:line="276" w:lineRule="auto"/>
              <w:jc w:val="center"/>
              <w:rPr>
                <w:bCs/>
                <w:lang w:eastAsia="en-GB"/>
              </w:rPr>
            </w:pPr>
            <w:r w:rsidRPr="00217377">
              <w:t>0.0808</w:t>
            </w:r>
          </w:p>
        </w:tc>
        <w:tc>
          <w:tcPr>
            <w:tcW w:w="2835" w:type="dxa"/>
          </w:tcPr>
          <w:p w14:paraId="691B966B" w14:textId="6145F0FF" w:rsidR="008E2CD7" w:rsidRPr="00C90F2C" w:rsidRDefault="008E2CD7" w:rsidP="008E2CD7">
            <w:pPr>
              <w:spacing w:line="276" w:lineRule="auto"/>
              <w:jc w:val="center"/>
              <w:rPr>
                <w:bCs/>
                <w:lang w:eastAsia="en-GB"/>
              </w:rPr>
            </w:pPr>
            <w:r w:rsidRPr="00662A88">
              <w:t>0.145585586</w:t>
            </w:r>
          </w:p>
        </w:tc>
      </w:tr>
      <w:tr w:rsidR="008E2CD7" w:rsidRPr="00C90F2C" w14:paraId="29CB91C4" w14:textId="77777777" w:rsidTr="00CB3FB9">
        <w:trPr>
          <w:trHeight w:val="23"/>
        </w:trPr>
        <w:tc>
          <w:tcPr>
            <w:tcW w:w="1554" w:type="dxa"/>
            <w:vAlign w:val="center"/>
          </w:tcPr>
          <w:p w14:paraId="3EBE91FA" w14:textId="77777777" w:rsidR="008E2CD7" w:rsidRPr="00C90F2C" w:rsidRDefault="008E2CD7" w:rsidP="008E2CD7">
            <w:pPr>
              <w:spacing w:line="276" w:lineRule="auto"/>
              <w:jc w:val="center"/>
              <w:rPr>
                <w:rFonts w:eastAsia="Times New Roman" w:cstheme="minorHAnsi"/>
                <w:b/>
                <w:bCs/>
                <w:kern w:val="24"/>
                <w:lang w:eastAsia="en-GB"/>
              </w:rPr>
            </w:pPr>
            <w:r>
              <w:rPr>
                <w:rFonts w:eastAsia="Times New Roman" w:cstheme="minorHAnsi"/>
                <w:b/>
                <w:bCs/>
                <w:kern w:val="24"/>
                <w:lang w:eastAsia="en-GB"/>
              </w:rPr>
              <w:t>Country 3</w:t>
            </w:r>
          </w:p>
        </w:tc>
        <w:tc>
          <w:tcPr>
            <w:tcW w:w="2552" w:type="dxa"/>
          </w:tcPr>
          <w:p w14:paraId="2FF2E9A8" w14:textId="123F9E6C" w:rsidR="008E2CD7" w:rsidRPr="00C90F2C" w:rsidRDefault="008E2CD7" w:rsidP="008E2CD7">
            <w:pPr>
              <w:spacing w:line="276" w:lineRule="auto"/>
              <w:jc w:val="center"/>
              <w:rPr>
                <w:bCs/>
                <w:lang w:eastAsia="en-GB"/>
              </w:rPr>
            </w:pPr>
            <w:r w:rsidRPr="00217377">
              <w:t>0.0807</w:t>
            </w:r>
          </w:p>
        </w:tc>
        <w:tc>
          <w:tcPr>
            <w:tcW w:w="2835" w:type="dxa"/>
          </w:tcPr>
          <w:p w14:paraId="14FA9099" w14:textId="533B4F16" w:rsidR="008E2CD7" w:rsidRPr="00C90F2C" w:rsidRDefault="008E2CD7" w:rsidP="008E2CD7">
            <w:pPr>
              <w:spacing w:line="276" w:lineRule="auto"/>
              <w:jc w:val="center"/>
              <w:rPr>
                <w:bCs/>
                <w:lang w:eastAsia="en-GB"/>
              </w:rPr>
            </w:pPr>
            <w:r w:rsidRPr="00662A88">
              <w:t>0.145405405</w:t>
            </w:r>
          </w:p>
        </w:tc>
      </w:tr>
      <w:tr w:rsidR="008E2CD7" w:rsidRPr="00C90F2C" w14:paraId="621A343D" w14:textId="77777777" w:rsidTr="00CB3FB9">
        <w:trPr>
          <w:cnfStyle w:val="000000100000" w:firstRow="0" w:lastRow="0" w:firstColumn="0" w:lastColumn="0" w:oddVBand="0" w:evenVBand="0" w:oddHBand="1" w:evenHBand="0" w:firstRowFirstColumn="0" w:firstRowLastColumn="0" w:lastRowFirstColumn="0" w:lastRowLastColumn="0"/>
          <w:trHeight w:val="23"/>
        </w:trPr>
        <w:tc>
          <w:tcPr>
            <w:tcW w:w="1554" w:type="dxa"/>
            <w:vAlign w:val="center"/>
          </w:tcPr>
          <w:p w14:paraId="01A3C53A" w14:textId="77777777" w:rsidR="008E2CD7" w:rsidRPr="00C90F2C" w:rsidRDefault="008E2CD7" w:rsidP="008E2CD7">
            <w:pPr>
              <w:spacing w:line="276" w:lineRule="auto"/>
              <w:jc w:val="center"/>
              <w:rPr>
                <w:rFonts w:eastAsia="Times New Roman" w:cstheme="minorHAnsi"/>
                <w:b/>
                <w:bCs/>
                <w:kern w:val="24"/>
                <w:lang w:eastAsia="en-GB"/>
              </w:rPr>
            </w:pPr>
            <w:r>
              <w:rPr>
                <w:rFonts w:eastAsia="Times New Roman" w:cstheme="minorHAnsi"/>
                <w:b/>
                <w:bCs/>
                <w:kern w:val="24"/>
                <w:lang w:eastAsia="en-GB"/>
              </w:rPr>
              <w:t>Country 4</w:t>
            </w:r>
          </w:p>
        </w:tc>
        <w:tc>
          <w:tcPr>
            <w:tcW w:w="2552" w:type="dxa"/>
          </w:tcPr>
          <w:p w14:paraId="02D1FE51" w14:textId="2DAD5839" w:rsidR="008E2CD7" w:rsidRPr="00C90F2C" w:rsidRDefault="008E2CD7" w:rsidP="008E2CD7">
            <w:pPr>
              <w:spacing w:line="276" w:lineRule="auto"/>
              <w:jc w:val="center"/>
              <w:rPr>
                <w:bCs/>
                <w:lang w:eastAsia="en-GB"/>
              </w:rPr>
            </w:pPr>
            <w:r w:rsidRPr="00217377">
              <w:t>0.0802</w:t>
            </w:r>
          </w:p>
        </w:tc>
        <w:tc>
          <w:tcPr>
            <w:tcW w:w="2835" w:type="dxa"/>
          </w:tcPr>
          <w:p w14:paraId="4D161E67" w14:textId="2555E0C7" w:rsidR="008E2CD7" w:rsidRPr="00C90F2C" w:rsidRDefault="008E2CD7" w:rsidP="008E2CD7">
            <w:pPr>
              <w:spacing w:line="276" w:lineRule="auto"/>
              <w:jc w:val="center"/>
              <w:rPr>
                <w:bCs/>
                <w:lang w:eastAsia="en-GB"/>
              </w:rPr>
            </w:pPr>
            <w:r w:rsidRPr="00662A88">
              <w:t>0.144504505</w:t>
            </w:r>
          </w:p>
        </w:tc>
      </w:tr>
      <w:tr w:rsidR="008E2CD7" w:rsidRPr="00C90F2C" w14:paraId="6DE774B3" w14:textId="77777777" w:rsidTr="00CB3FB9">
        <w:trPr>
          <w:trHeight w:val="23"/>
        </w:trPr>
        <w:tc>
          <w:tcPr>
            <w:tcW w:w="1554" w:type="dxa"/>
            <w:vAlign w:val="center"/>
          </w:tcPr>
          <w:p w14:paraId="2252FE06" w14:textId="77777777" w:rsidR="008E2CD7" w:rsidRPr="00C90F2C" w:rsidRDefault="008E2CD7" w:rsidP="008E2CD7">
            <w:pPr>
              <w:spacing w:line="276" w:lineRule="auto"/>
              <w:jc w:val="center"/>
              <w:rPr>
                <w:rFonts w:eastAsia="Times New Roman" w:cstheme="minorHAnsi"/>
                <w:b/>
                <w:bCs/>
                <w:kern w:val="24"/>
                <w:lang w:eastAsia="en-GB"/>
              </w:rPr>
            </w:pPr>
            <w:r>
              <w:rPr>
                <w:rFonts w:eastAsia="Times New Roman" w:cstheme="minorHAnsi"/>
                <w:b/>
                <w:bCs/>
                <w:kern w:val="24"/>
                <w:lang w:eastAsia="en-GB"/>
              </w:rPr>
              <w:t>Country 5</w:t>
            </w:r>
          </w:p>
        </w:tc>
        <w:tc>
          <w:tcPr>
            <w:tcW w:w="2552" w:type="dxa"/>
          </w:tcPr>
          <w:p w14:paraId="64E7FB4D" w14:textId="6E1E4504" w:rsidR="008E2CD7" w:rsidRPr="00C90F2C" w:rsidRDefault="008E2CD7" w:rsidP="008E2CD7">
            <w:pPr>
              <w:spacing w:line="276" w:lineRule="auto"/>
              <w:jc w:val="center"/>
              <w:rPr>
                <w:bCs/>
                <w:lang w:eastAsia="en-GB"/>
              </w:rPr>
            </w:pPr>
            <w:r w:rsidRPr="00217377">
              <w:t>0.0619</w:t>
            </w:r>
          </w:p>
        </w:tc>
        <w:tc>
          <w:tcPr>
            <w:tcW w:w="2835" w:type="dxa"/>
          </w:tcPr>
          <w:p w14:paraId="32A0B1FC" w14:textId="6A9CE757" w:rsidR="008E2CD7" w:rsidRPr="00C90F2C" w:rsidRDefault="008E2CD7" w:rsidP="008E2CD7">
            <w:pPr>
              <w:spacing w:line="276" w:lineRule="auto"/>
              <w:jc w:val="center"/>
              <w:rPr>
                <w:bCs/>
                <w:lang w:eastAsia="en-GB"/>
              </w:rPr>
            </w:pPr>
            <w:r w:rsidRPr="00662A88">
              <w:t>0.111531532</w:t>
            </w:r>
          </w:p>
        </w:tc>
      </w:tr>
      <w:tr w:rsidR="008E2CD7" w:rsidRPr="00C90F2C" w14:paraId="3FE3687B" w14:textId="77777777" w:rsidTr="00CB3FB9">
        <w:trPr>
          <w:cnfStyle w:val="000000100000" w:firstRow="0" w:lastRow="0" w:firstColumn="0" w:lastColumn="0" w:oddVBand="0" w:evenVBand="0" w:oddHBand="1" w:evenHBand="0" w:firstRowFirstColumn="0" w:firstRowLastColumn="0" w:lastRowFirstColumn="0" w:lastRowLastColumn="0"/>
          <w:trHeight w:val="23"/>
        </w:trPr>
        <w:tc>
          <w:tcPr>
            <w:tcW w:w="1554" w:type="dxa"/>
            <w:vAlign w:val="center"/>
          </w:tcPr>
          <w:p w14:paraId="6374EE03" w14:textId="77777777" w:rsidR="008E2CD7" w:rsidRPr="00C90F2C" w:rsidRDefault="008E2CD7" w:rsidP="008E2CD7">
            <w:pPr>
              <w:spacing w:line="276" w:lineRule="auto"/>
              <w:jc w:val="center"/>
              <w:rPr>
                <w:rFonts w:eastAsia="Times New Roman" w:cstheme="minorHAnsi"/>
                <w:b/>
                <w:bCs/>
                <w:kern w:val="24"/>
                <w:vertAlign w:val="superscript"/>
                <w:lang w:eastAsia="en-GB"/>
              </w:rPr>
            </w:pPr>
            <w:r>
              <w:rPr>
                <w:rFonts w:eastAsia="Times New Roman" w:cstheme="minorHAnsi"/>
                <w:b/>
                <w:bCs/>
                <w:kern w:val="24"/>
                <w:lang w:eastAsia="en-GB"/>
              </w:rPr>
              <w:t>Country 6</w:t>
            </w:r>
          </w:p>
        </w:tc>
        <w:tc>
          <w:tcPr>
            <w:tcW w:w="2552" w:type="dxa"/>
          </w:tcPr>
          <w:p w14:paraId="17DBD404" w14:textId="1A4AA124" w:rsidR="008E2CD7" w:rsidRPr="00C90F2C" w:rsidRDefault="008E2CD7" w:rsidP="008E2CD7">
            <w:pPr>
              <w:spacing w:line="276" w:lineRule="auto"/>
              <w:jc w:val="center"/>
              <w:rPr>
                <w:bCs/>
                <w:lang w:eastAsia="en-GB"/>
              </w:rPr>
            </w:pPr>
            <w:r w:rsidRPr="00217377">
              <w:t>0.0525</w:t>
            </w:r>
          </w:p>
        </w:tc>
        <w:tc>
          <w:tcPr>
            <w:tcW w:w="2835" w:type="dxa"/>
          </w:tcPr>
          <w:p w14:paraId="676158A5" w14:textId="2063E586" w:rsidR="008E2CD7" w:rsidRPr="00C90F2C" w:rsidRDefault="008E2CD7" w:rsidP="008E2CD7">
            <w:pPr>
              <w:spacing w:line="276" w:lineRule="auto"/>
              <w:jc w:val="center"/>
              <w:rPr>
                <w:bCs/>
                <w:lang w:eastAsia="en-GB"/>
              </w:rPr>
            </w:pPr>
            <w:r w:rsidRPr="00662A88">
              <w:t>0.094594595</w:t>
            </w:r>
          </w:p>
        </w:tc>
      </w:tr>
      <w:tr w:rsidR="008E2CD7" w:rsidRPr="00C90F2C" w14:paraId="2533D603" w14:textId="77777777" w:rsidTr="00CB3FB9">
        <w:trPr>
          <w:trHeight w:val="23"/>
        </w:trPr>
        <w:tc>
          <w:tcPr>
            <w:tcW w:w="1554" w:type="dxa"/>
            <w:vAlign w:val="center"/>
          </w:tcPr>
          <w:p w14:paraId="122C0523" w14:textId="77777777" w:rsidR="008E2CD7" w:rsidRPr="00C90F2C" w:rsidRDefault="008E2CD7" w:rsidP="008E2CD7">
            <w:pPr>
              <w:spacing w:line="276" w:lineRule="auto"/>
              <w:jc w:val="center"/>
              <w:rPr>
                <w:rFonts w:eastAsia="Times New Roman" w:cstheme="minorHAnsi"/>
                <w:b/>
                <w:bCs/>
                <w:kern w:val="24"/>
                <w:vertAlign w:val="superscript"/>
                <w:lang w:eastAsia="en-GB"/>
              </w:rPr>
            </w:pPr>
            <w:r>
              <w:rPr>
                <w:rFonts w:eastAsia="Times New Roman" w:cstheme="minorHAnsi"/>
                <w:b/>
                <w:bCs/>
                <w:kern w:val="24"/>
                <w:lang w:eastAsia="en-GB"/>
              </w:rPr>
              <w:t>Country 7</w:t>
            </w:r>
          </w:p>
        </w:tc>
        <w:tc>
          <w:tcPr>
            <w:tcW w:w="2552" w:type="dxa"/>
          </w:tcPr>
          <w:p w14:paraId="3DCDCA02" w14:textId="3C14B121" w:rsidR="008E2CD7" w:rsidRPr="00C90F2C" w:rsidRDefault="008E2CD7" w:rsidP="008E2CD7">
            <w:pPr>
              <w:spacing w:line="276" w:lineRule="auto"/>
              <w:jc w:val="center"/>
              <w:rPr>
                <w:bCs/>
                <w:lang w:eastAsia="en-GB"/>
              </w:rPr>
            </w:pPr>
            <w:r w:rsidRPr="00217377">
              <w:t>0.0453</w:t>
            </w:r>
          </w:p>
        </w:tc>
        <w:tc>
          <w:tcPr>
            <w:tcW w:w="2835" w:type="dxa"/>
          </w:tcPr>
          <w:p w14:paraId="1ACB94B5" w14:textId="33691541" w:rsidR="008E2CD7" w:rsidRPr="00C90F2C" w:rsidRDefault="008E2CD7" w:rsidP="008E2CD7">
            <w:pPr>
              <w:spacing w:line="276" w:lineRule="auto"/>
              <w:jc w:val="center"/>
              <w:rPr>
                <w:bCs/>
                <w:lang w:eastAsia="en-GB"/>
              </w:rPr>
            </w:pPr>
            <w:r w:rsidRPr="00662A88">
              <w:t>0.081621622</w:t>
            </w:r>
          </w:p>
        </w:tc>
      </w:tr>
      <w:tr w:rsidR="008E2CD7" w:rsidRPr="00C90F2C" w14:paraId="5D328DD7" w14:textId="77777777" w:rsidTr="00CB3FB9">
        <w:trPr>
          <w:cnfStyle w:val="000000100000" w:firstRow="0" w:lastRow="0" w:firstColumn="0" w:lastColumn="0" w:oddVBand="0" w:evenVBand="0" w:oddHBand="1" w:evenHBand="0" w:firstRowFirstColumn="0" w:firstRowLastColumn="0" w:lastRowFirstColumn="0" w:lastRowLastColumn="0"/>
          <w:trHeight w:val="23"/>
        </w:trPr>
        <w:tc>
          <w:tcPr>
            <w:tcW w:w="1554" w:type="dxa"/>
            <w:vAlign w:val="center"/>
          </w:tcPr>
          <w:p w14:paraId="50A5EF48" w14:textId="77777777" w:rsidR="008E2CD7" w:rsidRDefault="008E2CD7" w:rsidP="008E2CD7">
            <w:pPr>
              <w:spacing w:line="276" w:lineRule="auto"/>
              <w:jc w:val="center"/>
              <w:rPr>
                <w:rFonts w:eastAsia="Times New Roman" w:cstheme="minorHAnsi"/>
                <w:b/>
                <w:bCs/>
                <w:kern w:val="24"/>
                <w:lang w:eastAsia="en-GB"/>
              </w:rPr>
            </w:pPr>
            <w:r>
              <w:rPr>
                <w:rFonts w:eastAsia="Times New Roman" w:cstheme="minorHAnsi"/>
                <w:b/>
                <w:bCs/>
                <w:kern w:val="24"/>
                <w:lang w:eastAsia="en-GB"/>
              </w:rPr>
              <w:t>Country 8</w:t>
            </w:r>
          </w:p>
        </w:tc>
        <w:tc>
          <w:tcPr>
            <w:tcW w:w="2552" w:type="dxa"/>
          </w:tcPr>
          <w:p w14:paraId="08D96DDC" w14:textId="00DC0AAC" w:rsidR="008E2CD7" w:rsidRPr="00C90F2C" w:rsidRDefault="008E2CD7" w:rsidP="008E2CD7">
            <w:pPr>
              <w:spacing w:line="276" w:lineRule="auto"/>
              <w:jc w:val="center"/>
              <w:rPr>
                <w:bCs/>
                <w:lang w:eastAsia="en-GB"/>
              </w:rPr>
            </w:pPr>
            <w:r w:rsidRPr="00217377">
              <w:t>0.0327</w:t>
            </w:r>
          </w:p>
        </w:tc>
        <w:tc>
          <w:tcPr>
            <w:tcW w:w="2835" w:type="dxa"/>
          </w:tcPr>
          <w:p w14:paraId="18583617" w14:textId="616134B4" w:rsidR="008E2CD7" w:rsidRPr="00C90F2C" w:rsidRDefault="008E2CD7" w:rsidP="008E2CD7">
            <w:pPr>
              <w:spacing w:line="276" w:lineRule="auto"/>
              <w:jc w:val="center"/>
              <w:rPr>
                <w:bCs/>
                <w:lang w:eastAsia="en-GB"/>
              </w:rPr>
            </w:pPr>
            <w:r w:rsidRPr="00662A88">
              <w:t>0.058918919</w:t>
            </w:r>
          </w:p>
        </w:tc>
      </w:tr>
      <w:tr w:rsidR="008E2CD7" w:rsidRPr="00C90F2C" w14:paraId="1E973F76" w14:textId="77777777" w:rsidTr="00CB3FB9">
        <w:trPr>
          <w:trHeight w:val="23"/>
        </w:trPr>
        <w:tc>
          <w:tcPr>
            <w:tcW w:w="1554" w:type="dxa"/>
            <w:vAlign w:val="center"/>
          </w:tcPr>
          <w:p w14:paraId="77786ADC" w14:textId="77777777" w:rsidR="008E2CD7" w:rsidRDefault="008E2CD7" w:rsidP="008E2CD7">
            <w:pPr>
              <w:spacing w:line="276" w:lineRule="auto"/>
              <w:jc w:val="center"/>
              <w:rPr>
                <w:rFonts w:eastAsia="Times New Roman" w:cstheme="minorHAnsi"/>
                <w:b/>
                <w:bCs/>
                <w:kern w:val="24"/>
                <w:lang w:eastAsia="en-GB"/>
              </w:rPr>
            </w:pPr>
            <w:r>
              <w:rPr>
                <w:rFonts w:eastAsia="Times New Roman" w:cstheme="minorHAnsi"/>
                <w:b/>
                <w:bCs/>
                <w:kern w:val="24"/>
                <w:lang w:eastAsia="en-GB"/>
              </w:rPr>
              <w:t>Country 9</w:t>
            </w:r>
          </w:p>
        </w:tc>
        <w:tc>
          <w:tcPr>
            <w:tcW w:w="2552" w:type="dxa"/>
          </w:tcPr>
          <w:p w14:paraId="61A8807E" w14:textId="14920722" w:rsidR="008E2CD7" w:rsidRPr="00C90F2C" w:rsidRDefault="008E2CD7" w:rsidP="008E2CD7">
            <w:pPr>
              <w:spacing w:line="276" w:lineRule="auto"/>
              <w:jc w:val="center"/>
              <w:rPr>
                <w:bCs/>
                <w:lang w:eastAsia="en-GB"/>
              </w:rPr>
            </w:pPr>
            <w:r w:rsidRPr="00217377">
              <w:t>0.0222</w:t>
            </w:r>
          </w:p>
        </w:tc>
        <w:tc>
          <w:tcPr>
            <w:tcW w:w="2835" w:type="dxa"/>
          </w:tcPr>
          <w:p w14:paraId="1856444F" w14:textId="692FD247" w:rsidR="008E2CD7" w:rsidRPr="00C90F2C" w:rsidRDefault="008E2CD7" w:rsidP="008E2CD7">
            <w:pPr>
              <w:spacing w:line="276" w:lineRule="auto"/>
              <w:jc w:val="center"/>
              <w:rPr>
                <w:bCs/>
                <w:lang w:eastAsia="en-GB"/>
              </w:rPr>
            </w:pPr>
            <w:r w:rsidRPr="00662A88">
              <w:t>0.04</w:t>
            </w:r>
          </w:p>
        </w:tc>
      </w:tr>
      <w:tr w:rsidR="008E2CD7" w:rsidRPr="00C90F2C" w14:paraId="6C02DF5D" w14:textId="77777777" w:rsidTr="00CB3FB9">
        <w:trPr>
          <w:cnfStyle w:val="000000100000" w:firstRow="0" w:lastRow="0" w:firstColumn="0" w:lastColumn="0" w:oddVBand="0" w:evenVBand="0" w:oddHBand="1" w:evenHBand="0" w:firstRowFirstColumn="0" w:firstRowLastColumn="0" w:lastRowFirstColumn="0" w:lastRowLastColumn="0"/>
          <w:trHeight w:val="23"/>
        </w:trPr>
        <w:tc>
          <w:tcPr>
            <w:tcW w:w="1554" w:type="dxa"/>
            <w:vAlign w:val="center"/>
          </w:tcPr>
          <w:p w14:paraId="2B6A6530" w14:textId="77777777" w:rsidR="008E2CD7" w:rsidRDefault="008E2CD7" w:rsidP="008E2CD7">
            <w:pPr>
              <w:spacing w:line="276" w:lineRule="auto"/>
              <w:jc w:val="center"/>
              <w:rPr>
                <w:rFonts w:eastAsia="Times New Roman" w:cstheme="minorHAnsi"/>
                <w:b/>
                <w:bCs/>
                <w:kern w:val="24"/>
                <w:lang w:eastAsia="en-GB"/>
              </w:rPr>
            </w:pPr>
            <w:r>
              <w:rPr>
                <w:rFonts w:eastAsia="Times New Roman" w:cstheme="minorHAnsi"/>
                <w:b/>
                <w:bCs/>
                <w:kern w:val="24"/>
                <w:lang w:eastAsia="en-GB"/>
              </w:rPr>
              <w:t xml:space="preserve">Country </w:t>
            </w:r>
            <w:proofErr w:type="spellStart"/>
            <w:r>
              <w:rPr>
                <w:rFonts w:eastAsia="Times New Roman" w:cstheme="minorHAnsi"/>
                <w:b/>
                <w:bCs/>
                <w:kern w:val="24"/>
                <w:lang w:eastAsia="en-GB"/>
              </w:rPr>
              <w:t>nEU</w:t>
            </w:r>
            <w:proofErr w:type="spellEnd"/>
          </w:p>
        </w:tc>
        <w:tc>
          <w:tcPr>
            <w:tcW w:w="2552" w:type="dxa"/>
          </w:tcPr>
          <w:p w14:paraId="2BB8BBAE" w14:textId="7B042ABA" w:rsidR="008E2CD7" w:rsidRPr="00C90F2C" w:rsidRDefault="008E2CD7" w:rsidP="008E2CD7">
            <w:pPr>
              <w:spacing w:line="276" w:lineRule="auto"/>
              <w:jc w:val="center"/>
              <w:rPr>
                <w:bCs/>
                <w:lang w:eastAsia="en-GB"/>
              </w:rPr>
            </w:pPr>
            <w:r w:rsidRPr="008E2CD7">
              <w:rPr>
                <w:bCs/>
                <w:lang w:eastAsia="en-GB"/>
              </w:rPr>
              <w:t>0.0006</w:t>
            </w:r>
          </w:p>
        </w:tc>
        <w:tc>
          <w:tcPr>
            <w:tcW w:w="2835" w:type="dxa"/>
          </w:tcPr>
          <w:p w14:paraId="6904C27F" w14:textId="5EF50BFA" w:rsidR="008E2CD7" w:rsidRPr="00C90F2C" w:rsidRDefault="008E2CD7" w:rsidP="008E2CD7">
            <w:pPr>
              <w:spacing w:line="276" w:lineRule="auto"/>
              <w:jc w:val="center"/>
              <w:rPr>
                <w:bCs/>
                <w:lang w:eastAsia="en-GB"/>
              </w:rPr>
            </w:pPr>
            <w:r w:rsidRPr="008E2CD7">
              <w:rPr>
                <w:bCs/>
                <w:lang w:eastAsia="en-GB"/>
              </w:rPr>
              <w:t>0.001081079</w:t>
            </w:r>
          </w:p>
        </w:tc>
      </w:tr>
    </w:tbl>
    <w:p w14:paraId="7C22876F" w14:textId="29929097" w:rsidR="000B587E" w:rsidRDefault="000B587E" w:rsidP="00326C50">
      <w:pPr>
        <w:spacing w:line="360" w:lineRule="auto"/>
        <w:rPr>
          <w:b/>
          <w:bCs/>
          <w:u w:val="single"/>
        </w:rPr>
      </w:pPr>
    </w:p>
    <w:p w14:paraId="76C1B603" w14:textId="2EB5813E" w:rsidR="00802AF0" w:rsidRDefault="00D222DB" w:rsidP="00D222DB">
      <w:pPr>
        <w:spacing w:line="360" w:lineRule="auto"/>
        <w:jc w:val="both"/>
        <w:rPr>
          <w:bCs/>
        </w:rPr>
      </w:pPr>
      <w:r>
        <w:rPr>
          <w:bCs/>
        </w:rPr>
        <w:t xml:space="preserve">Data was then sought on the extent of </w:t>
      </w:r>
      <w:r w:rsidRPr="00F12F2C">
        <w:rPr>
          <w:bCs/>
          <w:i/>
        </w:rPr>
        <w:t>Salmonella</w:t>
      </w:r>
      <w:r>
        <w:rPr>
          <w:bCs/>
        </w:rPr>
        <w:t xml:space="preserve"> spp. contamination and the proportion of ampicillin-resistant </w:t>
      </w:r>
      <w:r w:rsidRPr="00F12F2C">
        <w:rPr>
          <w:bCs/>
          <w:i/>
        </w:rPr>
        <w:t>Salmonella</w:t>
      </w:r>
      <w:r>
        <w:rPr>
          <w:bCs/>
        </w:rPr>
        <w:t xml:space="preserve"> spp. isolates obtained from fattening pig carcasses</w:t>
      </w:r>
      <w:r w:rsidR="00F12F2C">
        <w:rPr>
          <w:bCs/>
        </w:rPr>
        <w:t xml:space="preserve"> (Table S5)</w:t>
      </w:r>
      <w:r>
        <w:rPr>
          <w:bCs/>
        </w:rPr>
        <w:t>. This</w:t>
      </w:r>
      <w:r w:rsidR="00F12F2C">
        <w:rPr>
          <w:bCs/>
        </w:rPr>
        <w:t xml:space="preserve"> data</w:t>
      </w:r>
      <w:r>
        <w:rPr>
          <w:bCs/>
        </w:rPr>
        <w:t xml:space="preserve"> was obtained from European Food Safety Authority (EFSA) and European </w:t>
      </w:r>
      <w:proofErr w:type="spellStart"/>
      <w:r>
        <w:rPr>
          <w:bCs/>
        </w:rPr>
        <w:t>Centers</w:t>
      </w:r>
      <w:proofErr w:type="spellEnd"/>
      <w:r>
        <w:rPr>
          <w:bCs/>
        </w:rPr>
        <w:t xml:space="preserve"> for Disease Prevention and Control (ECDC) summary reports for </w:t>
      </w:r>
      <w:proofErr w:type="spellStart"/>
      <w:r>
        <w:rPr>
          <w:bCs/>
        </w:rPr>
        <w:t>zoonoses</w:t>
      </w:r>
      <w:proofErr w:type="spellEnd"/>
      <w:r>
        <w:rPr>
          <w:bCs/>
        </w:rPr>
        <w:t xml:space="preserve">/foodborne outbreaks </w:t>
      </w:r>
      <w:r w:rsidR="00F12F2C">
        <w:rPr>
          <w:bCs/>
        </w:rPr>
        <w:t>and antimicrobial</w:t>
      </w:r>
      <w:r>
        <w:rPr>
          <w:bCs/>
        </w:rPr>
        <w:t xml:space="preserve"> resistance in livestock</w:t>
      </w:r>
      <w:r w:rsidR="008B57F1">
        <w:rPr>
          <w:bCs/>
        </w:rPr>
        <w:t xml:space="preserve"> </w:t>
      </w:r>
      <w:r w:rsidR="008B57F1">
        <w:rPr>
          <w:bCs/>
        </w:rPr>
        <w:fldChar w:fldCharType="begin">
          <w:fldData xml:space="preserve">PEVuZE5vdGU+PENpdGU+PEF1dGhvcj5BdXRob3JpdHk8L0F1dGhvcj48WWVhcj4yMDE5PC9ZZWFy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</w:fldData>
        </w:fldChar>
      </w:r>
      <w:r w:rsidR="008B57F1">
        <w:rPr>
          <w:bCs/>
        </w:rPr>
        <w:instrText xml:space="preserve"> ADDIN EN.CITE </w:instrText>
      </w:r>
      <w:r w:rsidR="008B57F1">
        <w:rPr>
          <w:bCs/>
        </w:rPr>
        <w:fldChar w:fldCharType="begin">
          <w:fldData xml:space="preserve">PEVuZE5vdGU+PENpdGU+PEF1dGhvcj5BdXRob3JpdHk8L0F1dGhvcj48WWVhcj4yMDE5PC9ZZWFy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</w:fldData>
        </w:fldChar>
      </w:r>
      <w:r w:rsidR="008B57F1">
        <w:rPr>
          <w:bCs/>
        </w:rPr>
        <w:instrText xml:space="preserve"> ADDIN EN.CITE.DATA </w:instrText>
      </w:r>
      <w:r w:rsidR="008B57F1">
        <w:rPr>
          <w:bCs/>
        </w:rPr>
      </w:r>
      <w:r w:rsidR="008B57F1">
        <w:rPr>
          <w:bCs/>
        </w:rPr>
        <w:fldChar w:fldCharType="end"/>
      </w:r>
      <w:r w:rsidR="008B57F1">
        <w:rPr>
          <w:bCs/>
        </w:rPr>
      </w:r>
      <w:r w:rsidR="008B57F1">
        <w:rPr>
          <w:bCs/>
        </w:rPr>
        <w:fldChar w:fldCharType="separate"/>
      </w:r>
      <w:r w:rsidR="008B57F1">
        <w:rPr>
          <w:bCs/>
          <w:noProof/>
        </w:rPr>
        <w:t>(5-8, 10-13)</w:t>
      </w:r>
      <w:r w:rsidR="008B57F1">
        <w:rPr>
          <w:bCs/>
        </w:rPr>
        <w:fldChar w:fldCharType="end"/>
      </w:r>
      <w:r>
        <w:rPr>
          <w:bCs/>
        </w:rPr>
        <w:t xml:space="preserve">. </w:t>
      </w:r>
      <w:r w:rsidR="00802AF0">
        <w:rPr>
          <w:bCs/>
        </w:rPr>
        <w:t xml:space="preserve">Data was </w:t>
      </w:r>
      <w:r>
        <w:rPr>
          <w:bCs/>
        </w:rPr>
        <w:t>prioritised</w:t>
      </w:r>
      <w:r w:rsidR="00802AF0">
        <w:rPr>
          <w:bCs/>
        </w:rPr>
        <w:t xml:space="preserve"> from competent authorities </w:t>
      </w:r>
      <w:r w:rsidR="00F12F2C">
        <w:rPr>
          <w:bCs/>
        </w:rPr>
        <w:t xml:space="preserve">(CA) </w:t>
      </w:r>
      <w:r w:rsidR="00802AF0">
        <w:rPr>
          <w:bCs/>
        </w:rPr>
        <w:t>and 400cm</w:t>
      </w:r>
      <w:r w:rsidR="00802AF0" w:rsidRPr="00D222DB">
        <w:rPr>
          <w:bCs/>
          <w:vertAlign w:val="superscript"/>
        </w:rPr>
        <w:t>2</w:t>
      </w:r>
      <w:r w:rsidR="00802AF0">
        <w:rPr>
          <w:bCs/>
        </w:rPr>
        <w:t xml:space="preserve"> carcass swabs </w:t>
      </w:r>
      <w:r>
        <w:rPr>
          <w:bCs/>
        </w:rPr>
        <w:t>where</w:t>
      </w:r>
      <w:r w:rsidR="00802AF0">
        <w:rPr>
          <w:bCs/>
        </w:rPr>
        <w:t xml:space="preserve"> possible</w:t>
      </w:r>
      <w:r w:rsidR="00F12F2C">
        <w:rPr>
          <w:bCs/>
        </w:rPr>
        <w:t>,</w:t>
      </w:r>
      <w:r w:rsidR="00802AF0">
        <w:rPr>
          <w:bCs/>
        </w:rPr>
        <w:t xml:space="preserve"> to standardise parameterisation fo</w:t>
      </w:r>
      <w:r>
        <w:rPr>
          <w:bCs/>
        </w:rPr>
        <w:t>r</w:t>
      </w:r>
      <w:r w:rsidR="00802AF0">
        <w:rPr>
          <w:bCs/>
        </w:rPr>
        <w:t xml:space="preserve"> the modelled </w:t>
      </w:r>
      <w:r>
        <w:rPr>
          <w:bCs/>
        </w:rPr>
        <w:t xml:space="preserve">importing </w:t>
      </w:r>
      <w:r w:rsidR="00802AF0">
        <w:rPr>
          <w:bCs/>
        </w:rPr>
        <w:t xml:space="preserve">countries. </w:t>
      </w:r>
    </w:p>
    <w:p w14:paraId="152E5BA6" w14:textId="77777777" w:rsidR="00F12F2C" w:rsidRDefault="00F12F2C" w:rsidP="00D222DB">
      <w:pPr>
        <w:spacing w:line="360" w:lineRule="auto"/>
        <w:jc w:val="both"/>
        <w:rPr>
          <w:bCs/>
        </w:rPr>
      </w:pPr>
    </w:p>
    <w:p w14:paraId="073B8E15" w14:textId="2E615533" w:rsidR="00D222DB" w:rsidRPr="00D222DB" w:rsidRDefault="009443F9" w:rsidP="009443F9">
      <w:pPr>
        <w:jc w:val="both"/>
        <w:rPr>
          <w:b/>
          <w:bCs/>
        </w:rPr>
      </w:pPr>
      <w:r>
        <w:rPr>
          <w:b/>
          <w:bCs/>
        </w:rPr>
        <w:t>Table S5</w:t>
      </w:r>
      <w:r w:rsidR="00D222DB">
        <w:rPr>
          <w:b/>
          <w:bCs/>
        </w:rPr>
        <w:t>.</w:t>
      </w:r>
      <w:r w:rsidR="00D222DB" w:rsidRPr="00C90F2C">
        <w:rPr>
          <w:b/>
          <w:bCs/>
        </w:rPr>
        <w:t xml:space="preserve"> </w:t>
      </w:r>
      <w:r>
        <w:rPr>
          <w:b/>
          <w:bCs/>
        </w:rPr>
        <w:t xml:space="preserve">Parameterisation for the extent of </w:t>
      </w:r>
      <w:r w:rsidRPr="00CB3FB9">
        <w:rPr>
          <w:b/>
          <w:bCs/>
          <w:i/>
        </w:rPr>
        <w:t>Salmonella</w:t>
      </w:r>
      <w:r>
        <w:rPr>
          <w:b/>
          <w:bCs/>
        </w:rPr>
        <w:t xml:space="preserve"> spp. contamination and ampicillin-resistance for fattening pig carcasses in UK, EU importing countries and non-EU countries. </w:t>
      </w:r>
    </w:p>
    <w:tbl>
      <w:tblPr>
        <w:tblStyle w:val="ListTable4-Accent5"/>
        <w:tblW w:w="6516" w:type="dxa"/>
        <w:tblLook w:val="0420" w:firstRow="1" w:lastRow="0" w:firstColumn="0" w:lastColumn="0" w:noHBand="0" w:noVBand="1"/>
      </w:tblPr>
      <w:tblGrid>
        <w:gridCol w:w="1554"/>
        <w:gridCol w:w="2552"/>
        <w:gridCol w:w="2410"/>
      </w:tblGrid>
      <w:tr w:rsidR="00A959F7" w:rsidRPr="00C90F2C" w14:paraId="36A1DBEC" w14:textId="77777777" w:rsidTr="00CB3FB9">
        <w:trPr>
          <w:cnfStyle w:val="100000000000" w:firstRow="1" w:lastRow="0" w:firstColumn="0" w:lastColumn="0" w:oddVBand="0" w:evenVBand="0" w:oddHBand="0" w:evenHBand="0" w:firstRowFirstColumn="0" w:firstRowLastColumn="0" w:lastRowFirstColumn="0" w:lastRowLastColumn="0"/>
          <w:trHeight w:val="72"/>
        </w:trPr>
        <w:tc>
          <w:tcPr>
            <w:tcW w:w="1554" w:type="dxa"/>
            <w:hideMark/>
          </w:tcPr>
          <w:p w14:paraId="1E6418D5" w14:textId="77777777" w:rsidR="00A959F7" w:rsidRPr="00C90F2C" w:rsidRDefault="00A959F7" w:rsidP="00B12AE7">
            <w:pPr>
              <w:spacing w:line="276" w:lineRule="auto"/>
              <w:jc w:val="center"/>
              <w:rPr>
                <w:bCs w:val="0"/>
                <w:lang w:eastAsia="en-GB"/>
              </w:rPr>
            </w:pPr>
            <w:r>
              <w:rPr>
                <w:bCs w:val="0"/>
                <w:lang w:eastAsia="en-GB"/>
              </w:rPr>
              <w:t>Country</w:t>
            </w:r>
          </w:p>
        </w:tc>
        <w:tc>
          <w:tcPr>
            <w:tcW w:w="2552" w:type="dxa"/>
          </w:tcPr>
          <w:p w14:paraId="01196698" w14:textId="2DCC4C6E" w:rsidR="00A959F7" w:rsidRPr="00C90F2C" w:rsidRDefault="00CB3FB9" w:rsidP="00CB3FB9">
            <w:pPr>
              <w:spacing w:line="276" w:lineRule="auto"/>
              <w:jc w:val="center"/>
              <w:rPr>
                <w:bCs w:val="0"/>
                <w:lang w:eastAsia="en-GB"/>
              </w:rPr>
            </w:pPr>
            <w:r>
              <w:rPr>
                <w:bCs w:val="0"/>
                <w:lang w:eastAsia="en-GB"/>
              </w:rPr>
              <w:t xml:space="preserve">Proportion Contaminated </w:t>
            </w:r>
          </w:p>
        </w:tc>
        <w:tc>
          <w:tcPr>
            <w:tcW w:w="2410" w:type="dxa"/>
          </w:tcPr>
          <w:p w14:paraId="46818612" w14:textId="022CE62D" w:rsidR="00A959F7" w:rsidRPr="00C90F2C" w:rsidRDefault="00CB3FB9" w:rsidP="00B12AE7">
            <w:pPr>
              <w:spacing w:line="276" w:lineRule="auto"/>
              <w:jc w:val="center"/>
              <w:rPr>
                <w:bCs w:val="0"/>
                <w:lang w:eastAsia="en-GB"/>
              </w:rPr>
            </w:pPr>
            <w:r>
              <w:rPr>
                <w:bCs w:val="0"/>
                <w:lang w:eastAsia="en-GB"/>
              </w:rPr>
              <w:t>Proportion Ampicillin-</w:t>
            </w:r>
            <w:r w:rsidR="00A959F7">
              <w:rPr>
                <w:bCs w:val="0"/>
                <w:lang w:eastAsia="en-GB"/>
              </w:rPr>
              <w:t>Resistance</w:t>
            </w:r>
          </w:p>
        </w:tc>
      </w:tr>
      <w:tr w:rsidR="00A959F7" w:rsidRPr="00C90F2C" w14:paraId="5BE93567" w14:textId="77777777" w:rsidTr="00CB3FB9">
        <w:trPr>
          <w:cnfStyle w:val="000000100000" w:firstRow="0" w:lastRow="0" w:firstColumn="0" w:lastColumn="0" w:oddVBand="0" w:evenVBand="0" w:oddHBand="1" w:evenHBand="0" w:firstRowFirstColumn="0" w:firstRowLastColumn="0" w:lastRowFirstColumn="0" w:lastRowLastColumn="0"/>
          <w:trHeight w:val="23"/>
        </w:trPr>
        <w:tc>
          <w:tcPr>
            <w:tcW w:w="1554" w:type="dxa"/>
            <w:vAlign w:val="center"/>
          </w:tcPr>
          <w:p w14:paraId="7A7ECC44" w14:textId="77777777" w:rsidR="00A959F7" w:rsidRPr="00C90F2C" w:rsidRDefault="00A959F7" w:rsidP="00B12AE7">
            <w:pPr>
              <w:spacing w:line="276" w:lineRule="auto"/>
              <w:jc w:val="center"/>
              <w:rPr>
                <w:rFonts w:eastAsia="Times New Roman" w:cstheme="minorHAnsi"/>
                <w:b/>
                <w:bCs/>
                <w:kern w:val="24"/>
                <w:lang w:eastAsia="en-GB"/>
              </w:rPr>
            </w:pPr>
            <w:r>
              <w:rPr>
                <w:rFonts w:eastAsia="Times New Roman" w:cstheme="minorHAnsi"/>
                <w:b/>
                <w:bCs/>
                <w:kern w:val="24"/>
                <w:lang w:eastAsia="en-GB"/>
              </w:rPr>
              <w:t>UK (Domestic)</w:t>
            </w:r>
          </w:p>
        </w:tc>
        <w:tc>
          <w:tcPr>
            <w:tcW w:w="2552" w:type="dxa"/>
          </w:tcPr>
          <w:p w14:paraId="6D6F3D3E" w14:textId="4CF7F3F2" w:rsidR="00A959F7" w:rsidRPr="00C90F2C" w:rsidRDefault="008E2CD7" w:rsidP="00B12AE7">
            <w:pPr>
              <w:spacing w:line="276" w:lineRule="auto"/>
              <w:jc w:val="center"/>
              <w:rPr>
                <w:bCs/>
                <w:lang w:eastAsia="en-GB"/>
              </w:rPr>
            </w:pPr>
            <w:r w:rsidRPr="008E2CD7">
              <w:rPr>
                <w:bCs/>
                <w:lang w:eastAsia="en-GB"/>
              </w:rPr>
              <w:t>0.02865329</w:t>
            </w:r>
          </w:p>
        </w:tc>
        <w:tc>
          <w:tcPr>
            <w:tcW w:w="2410" w:type="dxa"/>
          </w:tcPr>
          <w:p w14:paraId="5F8D6D21" w14:textId="39A85276" w:rsidR="00A959F7" w:rsidRPr="00C90F2C" w:rsidRDefault="008E2CD7" w:rsidP="00B12AE7">
            <w:pPr>
              <w:spacing w:line="276" w:lineRule="auto"/>
              <w:jc w:val="center"/>
              <w:rPr>
                <w:bCs/>
                <w:lang w:eastAsia="en-GB"/>
              </w:rPr>
            </w:pPr>
            <w:r w:rsidRPr="008E2CD7">
              <w:rPr>
                <w:bCs/>
                <w:lang w:eastAsia="en-GB"/>
              </w:rPr>
              <w:t>0.4166667</w:t>
            </w:r>
          </w:p>
        </w:tc>
      </w:tr>
      <w:tr w:rsidR="00A959F7" w:rsidRPr="00C90F2C" w14:paraId="2BF26096" w14:textId="77777777" w:rsidTr="00CB3FB9">
        <w:trPr>
          <w:trHeight w:val="23"/>
        </w:trPr>
        <w:tc>
          <w:tcPr>
            <w:tcW w:w="1554" w:type="dxa"/>
            <w:vAlign w:val="center"/>
          </w:tcPr>
          <w:p w14:paraId="1CB2A648" w14:textId="77777777" w:rsidR="00A959F7" w:rsidRPr="00C90F2C" w:rsidRDefault="00A959F7" w:rsidP="00B12AE7">
            <w:pPr>
              <w:spacing w:line="276" w:lineRule="auto"/>
              <w:jc w:val="center"/>
              <w:rPr>
                <w:rFonts w:eastAsia="Times New Roman" w:cstheme="minorHAnsi"/>
                <w:b/>
                <w:bCs/>
                <w:kern w:val="24"/>
                <w:lang w:eastAsia="en-GB"/>
              </w:rPr>
            </w:pPr>
            <w:r>
              <w:rPr>
                <w:rFonts w:eastAsia="Times New Roman" w:cstheme="minorHAnsi"/>
                <w:b/>
                <w:bCs/>
                <w:kern w:val="24"/>
                <w:lang w:eastAsia="en-GB"/>
              </w:rPr>
              <w:t>Country 1</w:t>
            </w:r>
          </w:p>
        </w:tc>
        <w:tc>
          <w:tcPr>
            <w:tcW w:w="2552" w:type="dxa"/>
          </w:tcPr>
          <w:p w14:paraId="0CA1E749" w14:textId="68435E73" w:rsidR="00A959F7" w:rsidRPr="00C90F2C" w:rsidRDefault="008E2CD7" w:rsidP="00B12AE7">
            <w:pPr>
              <w:spacing w:line="276" w:lineRule="auto"/>
              <w:jc w:val="center"/>
              <w:rPr>
                <w:bCs/>
                <w:lang w:eastAsia="en-GB"/>
              </w:rPr>
            </w:pPr>
            <w:r w:rsidRPr="008E2CD7">
              <w:rPr>
                <w:bCs/>
                <w:lang w:eastAsia="en-GB"/>
              </w:rPr>
              <w:t>0.08512036</w:t>
            </w:r>
          </w:p>
        </w:tc>
        <w:tc>
          <w:tcPr>
            <w:tcW w:w="2410" w:type="dxa"/>
          </w:tcPr>
          <w:p w14:paraId="3A3287CE" w14:textId="09A664FA" w:rsidR="00A959F7" w:rsidRPr="00C90F2C" w:rsidRDefault="008E2CD7" w:rsidP="00B12AE7">
            <w:pPr>
              <w:spacing w:line="276" w:lineRule="auto"/>
              <w:jc w:val="center"/>
              <w:rPr>
                <w:bCs/>
                <w:lang w:eastAsia="en-GB"/>
              </w:rPr>
            </w:pPr>
            <w:r w:rsidRPr="008E2CD7">
              <w:rPr>
                <w:bCs/>
                <w:lang w:eastAsia="en-GB"/>
              </w:rPr>
              <w:t>0.2549020</w:t>
            </w:r>
          </w:p>
        </w:tc>
      </w:tr>
      <w:tr w:rsidR="00A959F7" w:rsidRPr="00C90F2C" w14:paraId="6AD5C0B4" w14:textId="77777777" w:rsidTr="00CB3FB9">
        <w:trPr>
          <w:cnfStyle w:val="000000100000" w:firstRow="0" w:lastRow="0" w:firstColumn="0" w:lastColumn="0" w:oddVBand="0" w:evenVBand="0" w:oddHBand="1" w:evenHBand="0" w:firstRowFirstColumn="0" w:firstRowLastColumn="0" w:lastRowFirstColumn="0" w:lastRowLastColumn="0"/>
          <w:trHeight w:val="23"/>
        </w:trPr>
        <w:tc>
          <w:tcPr>
            <w:tcW w:w="1554" w:type="dxa"/>
            <w:vAlign w:val="center"/>
          </w:tcPr>
          <w:p w14:paraId="0C702B1E" w14:textId="77777777" w:rsidR="00A959F7" w:rsidRPr="00C90F2C" w:rsidRDefault="00A959F7" w:rsidP="00B12AE7">
            <w:pPr>
              <w:spacing w:line="276" w:lineRule="auto"/>
              <w:jc w:val="center"/>
              <w:rPr>
                <w:rFonts w:eastAsia="Times New Roman" w:cstheme="minorHAnsi"/>
                <w:bCs/>
                <w:kern w:val="24"/>
                <w:lang w:eastAsia="en-GB"/>
              </w:rPr>
            </w:pPr>
            <w:r>
              <w:rPr>
                <w:rFonts w:eastAsia="Times New Roman" w:cstheme="minorHAnsi"/>
                <w:b/>
                <w:bCs/>
                <w:kern w:val="24"/>
                <w:lang w:eastAsia="en-GB"/>
              </w:rPr>
              <w:t>Country 2</w:t>
            </w:r>
          </w:p>
        </w:tc>
        <w:tc>
          <w:tcPr>
            <w:tcW w:w="2552" w:type="dxa"/>
          </w:tcPr>
          <w:p w14:paraId="4632E275" w14:textId="7E2A9247" w:rsidR="00A959F7" w:rsidRPr="00C90F2C" w:rsidRDefault="008E2CD7" w:rsidP="00B12AE7">
            <w:pPr>
              <w:spacing w:line="276" w:lineRule="auto"/>
              <w:jc w:val="center"/>
              <w:rPr>
                <w:bCs/>
                <w:lang w:eastAsia="en-GB"/>
              </w:rPr>
            </w:pPr>
            <w:r w:rsidRPr="008E2CD7">
              <w:rPr>
                <w:bCs/>
                <w:lang w:eastAsia="en-GB"/>
              </w:rPr>
              <w:t>0.04699739</w:t>
            </w:r>
          </w:p>
        </w:tc>
        <w:tc>
          <w:tcPr>
            <w:tcW w:w="2410" w:type="dxa"/>
          </w:tcPr>
          <w:p w14:paraId="29268410" w14:textId="3783186A" w:rsidR="00A959F7" w:rsidRPr="00C90F2C" w:rsidRDefault="008E2CD7" w:rsidP="00B12AE7">
            <w:pPr>
              <w:spacing w:line="276" w:lineRule="auto"/>
              <w:jc w:val="center"/>
              <w:rPr>
                <w:bCs/>
                <w:lang w:eastAsia="en-GB"/>
              </w:rPr>
            </w:pPr>
            <w:r w:rsidRPr="008E2CD7">
              <w:rPr>
                <w:bCs/>
                <w:lang w:eastAsia="en-GB"/>
              </w:rPr>
              <w:t>0.6481481</w:t>
            </w:r>
          </w:p>
        </w:tc>
      </w:tr>
      <w:tr w:rsidR="00A959F7" w:rsidRPr="00C90F2C" w14:paraId="15126BE9" w14:textId="77777777" w:rsidTr="00CB3FB9">
        <w:trPr>
          <w:trHeight w:val="23"/>
        </w:trPr>
        <w:tc>
          <w:tcPr>
            <w:tcW w:w="1554" w:type="dxa"/>
            <w:vAlign w:val="center"/>
          </w:tcPr>
          <w:p w14:paraId="254EAE35" w14:textId="77777777" w:rsidR="00A959F7" w:rsidRPr="00C90F2C" w:rsidRDefault="00A959F7" w:rsidP="00B12AE7">
            <w:pPr>
              <w:spacing w:line="276" w:lineRule="auto"/>
              <w:jc w:val="center"/>
              <w:rPr>
                <w:rFonts w:eastAsia="Times New Roman" w:cstheme="minorHAnsi"/>
                <w:b/>
                <w:bCs/>
                <w:kern w:val="24"/>
                <w:lang w:eastAsia="en-GB"/>
              </w:rPr>
            </w:pPr>
            <w:r>
              <w:rPr>
                <w:rFonts w:eastAsia="Times New Roman" w:cstheme="minorHAnsi"/>
                <w:b/>
                <w:bCs/>
                <w:kern w:val="24"/>
                <w:lang w:eastAsia="en-GB"/>
              </w:rPr>
              <w:t>Country 3</w:t>
            </w:r>
          </w:p>
        </w:tc>
        <w:tc>
          <w:tcPr>
            <w:tcW w:w="2552" w:type="dxa"/>
          </w:tcPr>
          <w:p w14:paraId="567DE19F" w14:textId="1873B05F" w:rsidR="00A959F7" w:rsidRPr="00C90F2C" w:rsidRDefault="008E2CD7" w:rsidP="00B12AE7">
            <w:pPr>
              <w:spacing w:line="276" w:lineRule="auto"/>
              <w:jc w:val="center"/>
              <w:rPr>
                <w:bCs/>
                <w:lang w:eastAsia="en-GB"/>
              </w:rPr>
            </w:pPr>
            <w:r w:rsidRPr="008E2CD7">
              <w:rPr>
                <w:bCs/>
                <w:lang w:eastAsia="en-GB"/>
              </w:rPr>
              <w:t>0.03289161</w:t>
            </w:r>
          </w:p>
        </w:tc>
        <w:tc>
          <w:tcPr>
            <w:tcW w:w="2410" w:type="dxa"/>
          </w:tcPr>
          <w:p w14:paraId="36457DB5" w14:textId="6266D5F7" w:rsidR="00A959F7" w:rsidRPr="00C90F2C" w:rsidRDefault="008E2CD7" w:rsidP="00B12AE7">
            <w:pPr>
              <w:spacing w:line="276" w:lineRule="auto"/>
              <w:jc w:val="center"/>
              <w:rPr>
                <w:bCs/>
                <w:lang w:eastAsia="en-GB"/>
              </w:rPr>
            </w:pPr>
            <w:r w:rsidRPr="008E2CD7">
              <w:rPr>
                <w:bCs/>
                <w:lang w:eastAsia="en-GB"/>
              </w:rPr>
              <w:t>0.6068944</w:t>
            </w:r>
          </w:p>
        </w:tc>
      </w:tr>
      <w:tr w:rsidR="00A959F7" w:rsidRPr="00C90F2C" w14:paraId="51B18536" w14:textId="77777777" w:rsidTr="00CB3FB9">
        <w:trPr>
          <w:cnfStyle w:val="000000100000" w:firstRow="0" w:lastRow="0" w:firstColumn="0" w:lastColumn="0" w:oddVBand="0" w:evenVBand="0" w:oddHBand="1" w:evenHBand="0" w:firstRowFirstColumn="0" w:firstRowLastColumn="0" w:lastRowFirstColumn="0" w:lastRowLastColumn="0"/>
          <w:trHeight w:val="23"/>
        </w:trPr>
        <w:tc>
          <w:tcPr>
            <w:tcW w:w="1554" w:type="dxa"/>
            <w:vAlign w:val="center"/>
          </w:tcPr>
          <w:p w14:paraId="7EC2844F" w14:textId="77777777" w:rsidR="00A959F7" w:rsidRPr="00C90F2C" w:rsidRDefault="00A959F7" w:rsidP="00B12AE7">
            <w:pPr>
              <w:spacing w:line="276" w:lineRule="auto"/>
              <w:jc w:val="center"/>
              <w:rPr>
                <w:rFonts w:eastAsia="Times New Roman" w:cstheme="minorHAnsi"/>
                <w:b/>
                <w:bCs/>
                <w:kern w:val="24"/>
                <w:lang w:eastAsia="en-GB"/>
              </w:rPr>
            </w:pPr>
            <w:r>
              <w:rPr>
                <w:rFonts w:eastAsia="Times New Roman" w:cstheme="minorHAnsi"/>
                <w:b/>
                <w:bCs/>
                <w:kern w:val="24"/>
                <w:lang w:eastAsia="en-GB"/>
              </w:rPr>
              <w:t>Country 4</w:t>
            </w:r>
          </w:p>
        </w:tc>
        <w:tc>
          <w:tcPr>
            <w:tcW w:w="2552" w:type="dxa"/>
          </w:tcPr>
          <w:p w14:paraId="075AD386" w14:textId="1E588040" w:rsidR="00A959F7" w:rsidRPr="00C90F2C" w:rsidRDefault="008E2CD7" w:rsidP="00B12AE7">
            <w:pPr>
              <w:spacing w:line="276" w:lineRule="auto"/>
              <w:jc w:val="center"/>
              <w:rPr>
                <w:bCs/>
                <w:lang w:eastAsia="en-GB"/>
              </w:rPr>
            </w:pPr>
            <w:r w:rsidRPr="008E2CD7">
              <w:rPr>
                <w:bCs/>
                <w:lang w:eastAsia="en-GB"/>
              </w:rPr>
              <w:t>0.10757448</w:t>
            </w:r>
          </w:p>
        </w:tc>
        <w:tc>
          <w:tcPr>
            <w:tcW w:w="2410" w:type="dxa"/>
          </w:tcPr>
          <w:p w14:paraId="427162DE" w14:textId="406B7774" w:rsidR="00A959F7" w:rsidRPr="00C90F2C" w:rsidRDefault="008E2CD7" w:rsidP="00B12AE7">
            <w:pPr>
              <w:spacing w:line="276" w:lineRule="auto"/>
              <w:jc w:val="center"/>
              <w:rPr>
                <w:bCs/>
                <w:lang w:eastAsia="en-GB"/>
              </w:rPr>
            </w:pPr>
            <w:r w:rsidRPr="008E2CD7">
              <w:rPr>
                <w:bCs/>
                <w:lang w:eastAsia="en-GB"/>
              </w:rPr>
              <w:t>0.4300760</w:t>
            </w:r>
          </w:p>
        </w:tc>
      </w:tr>
      <w:tr w:rsidR="00A959F7" w:rsidRPr="00C90F2C" w14:paraId="34869C0B" w14:textId="77777777" w:rsidTr="00CB3FB9">
        <w:trPr>
          <w:trHeight w:val="23"/>
        </w:trPr>
        <w:tc>
          <w:tcPr>
            <w:tcW w:w="1554" w:type="dxa"/>
            <w:vAlign w:val="center"/>
          </w:tcPr>
          <w:p w14:paraId="22504621" w14:textId="77777777" w:rsidR="00A959F7" w:rsidRPr="00C90F2C" w:rsidRDefault="00A959F7" w:rsidP="00B12AE7">
            <w:pPr>
              <w:spacing w:line="276" w:lineRule="auto"/>
              <w:jc w:val="center"/>
              <w:rPr>
                <w:rFonts w:eastAsia="Times New Roman" w:cstheme="minorHAnsi"/>
                <w:b/>
                <w:bCs/>
                <w:kern w:val="24"/>
                <w:lang w:eastAsia="en-GB"/>
              </w:rPr>
            </w:pPr>
            <w:r>
              <w:rPr>
                <w:rFonts w:eastAsia="Times New Roman" w:cstheme="minorHAnsi"/>
                <w:b/>
                <w:bCs/>
                <w:kern w:val="24"/>
                <w:lang w:eastAsia="en-GB"/>
              </w:rPr>
              <w:t>Country 5</w:t>
            </w:r>
          </w:p>
        </w:tc>
        <w:tc>
          <w:tcPr>
            <w:tcW w:w="2552" w:type="dxa"/>
          </w:tcPr>
          <w:p w14:paraId="7C9F2DD6" w14:textId="4D0ADD78" w:rsidR="00A959F7" w:rsidRPr="00C90F2C" w:rsidRDefault="008E2CD7" w:rsidP="00B12AE7">
            <w:pPr>
              <w:spacing w:line="276" w:lineRule="auto"/>
              <w:jc w:val="center"/>
              <w:rPr>
                <w:bCs/>
                <w:lang w:eastAsia="en-GB"/>
              </w:rPr>
            </w:pPr>
            <w:r w:rsidRPr="008E2CD7">
              <w:rPr>
                <w:bCs/>
                <w:lang w:eastAsia="en-GB"/>
              </w:rPr>
              <w:t>0.17013733</w:t>
            </w:r>
          </w:p>
        </w:tc>
        <w:tc>
          <w:tcPr>
            <w:tcW w:w="2410" w:type="dxa"/>
          </w:tcPr>
          <w:p w14:paraId="01AE6062" w14:textId="4CBC037A" w:rsidR="00A959F7" w:rsidRPr="00C90F2C" w:rsidRDefault="008E2CD7" w:rsidP="00B12AE7">
            <w:pPr>
              <w:spacing w:line="276" w:lineRule="auto"/>
              <w:jc w:val="center"/>
              <w:rPr>
                <w:bCs/>
                <w:lang w:eastAsia="en-GB"/>
              </w:rPr>
            </w:pPr>
            <w:r w:rsidRPr="008E2CD7">
              <w:rPr>
                <w:bCs/>
                <w:lang w:eastAsia="en-GB"/>
              </w:rPr>
              <w:t>0.6706597</w:t>
            </w:r>
          </w:p>
        </w:tc>
      </w:tr>
      <w:tr w:rsidR="00A959F7" w:rsidRPr="00C90F2C" w14:paraId="1CA929B1" w14:textId="77777777" w:rsidTr="00CB3FB9">
        <w:trPr>
          <w:cnfStyle w:val="000000100000" w:firstRow="0" w:lastRow="0" w:firstColumn="0" w:lastColumn="0" w:oddVBand="0" w:evenVBand="0" w:oddHBand="1" w:evenHBand="0" w:firstRowFirstColumn="0" w:firstRowLastColumn="0" w:lastRowFirstColumn="0" w:lastRowLastColumn="0"/>
          <w:trHeight w:val="23"/>
        </w:trPr>
        <w:tc>
          <w:tcPr>
            <w:tcW w:w="1554" w:type="dxa"/>
            <w:vAlign w:val="center"/>
          </w:tcPr>
          <w:p w14:paraId="2B1D2086" w14:textId="77777777" w:rsidR="00A959F7" w:rsidRPr="00C90F2C" w:rsidRDefault="00A959F7" w:rsidP="00B12AE7">
            <w:pPr>
              <w:spacing w:line="276" w:lineRule="auto"/>
              <w:jc w:val="center"/>
              <w:rPr>
                <w:rFonts w:eastAsia="Times New Roman" w:cstheme="minorHAnsi"/>
                <w:b/>
                <w:bCs/>
                <w:kern w:val="24"/>
                <w:vertAlign w:val="superscript"/>
                <w:lang w:eastAsia="en-GB"/>
              </w:rPr>
            </w:pPr>
            <w:r>
              <w:rPr>
                <w:rFonts w:eastAsia="Times New Roman" w:cstheme="minorHAnsi"/>
                <w:b/>
                <w:bCs/>
                <w:kern w:val="24"/>
                <w:lang w:eastAsia="en-GB"/>
              </w:rPr>
              <w:t>Country 6</w:t>
            </w:r>
          </w:p>
        </w:tc>
        <w:tc>
          <w:tcPr>
            <w:tcW w:w="2552" w:type="dxa"/>
          </w:tcPr>
          <w:p w14:paraId="177575F2" w14:textId="2F33D4B8" w:rsidR="00A959F7" w:rsidRPr="00C90F2C" w:rsidRDefault="008E2CD7" w:rsidP="00B12AE7">
            <w:pPr>
              <w:spacing w:line="276" w:lineRule="auto"/>
              <w:jc w:val="center"/>
              <w:rPr>
                <w:bCs/>
                <w:lang w:eastAsia="en-GB"/>
              </w:rPr>
            </w:pPr>
            <w:r w:rsidRPr="008E2CD7">
              <w:rPr>
                <w:bCs/>
                <w:lang w:eastAsia="en-GB"/>
              </w:rPr>
              <w:t>0.04037436</w:t>
            </w:r>
          </w:p>
        </w:tc>
        <w:tc>
          <w:tcPr>
            <w:tcW w:w="2410" w:type="dxa"/>
          </w:tcPr>
          <w:p w14:paraId="103A8069" w14:textId="0B060CAD" w:rsidR="00A959F7" w:rsidRPr="00C90F2C" w:rsidRDefault="008E2CD7" w:rsidP="00B12AE7">
            <w:pPr>
              <w:spacing w:line="276" w:lineRule="auto"/>
              <w:jc w:val="center"/>
              <w:rPr>
                <w:bCs/>
                <w:lang w:eastAsia="en-GB"/>
              </w:rPr>
            </w:pPr>
            <w:r w:rsidRPr="008E2CD7">
              <w:rPr>
                <w:bCs/>
                <w:lang w:eastAsia="en-GB"/>
              </w:rPr>
              <w:t>0.3166283</w:t>
            </w:r>
          </w:p>
        </w:tc>
      </w:tr>
      <w:tr w:rsidR="00A959F7" w:rsidRPr="00C90F2C" w14:paraId="4F703061" w14:textId="77777777" w:rsidTr="00CB3FB9">
        <w:trPr>
          <w:trHeight w:val="23"/>
        </w:trPr>
        <w:tc>
          <w:tcPr>
            <w:tcW w:w="1554" w:type="dxa"/>
            <w:vAlign w:val="center"/>
          </w:tcPr>
          <w:p w14:paraId="20B13B40" w14:textId="77777777" w:rsidR="00A959F7" w:rsidRPr="00C90F2C" w:rsidRDefault="00A959F7" w:rsidP="00B12AE7">
            <w:pPr>
              <w:spacing w:line="276" w:lineRule="auto"/>
              <w:jc w:val="center"/>
              <w:rPr>
                <w:rFonts w:eastAsia="Times New Roman" w:cstheme="minorHAnsi"/>
                <w:b/>
                <w:bCs/>
                <w:kern w:val="24"/>
                <w:vertAlign w:val="superscript"/>
                <w:lang w:eastAsia="en-GB"/>
              </w:rPr>
            </w:pPr>
            <w:r>
              <w:rPr>
                <w:rFonts w:eastAsia="Times New Roman" w:cstheme="minorHAnsi"/>
                <w:b/>
                <w:bCs/>
                <w:kern w:val="24"/>
                <w:lang w:eastAsia="en-GB"/>
              </w:rPr>
              <w:t>Country 7</w:t>
            </w:r>
          </w:p>
        </w:tc>
        <w:tc>
          <w:tcPr>
            <w:tcW w:w="2552" w:type="dxa"/>
          </w:tcPr>
          <w:p w14:paraId="4A3AD8D2" w14:textId="7558EC8B" w:rsidR="00A959F7" w:rsidRPr="00C90F2C" w:rsidRDefault="008E2CD7" w:rsidP="00B12AE7">
            <w:pPr>
              <w:spacing w:line="276" w:lineRule="auto"/>
              <w:jc w:val="center"/>
              <w:rPr>
                <w:bCs/>
                <w:lang w:eastAsia="en-GB"/>
              </w:rPr>
            </w:pPr>
            <w:r w:rsidRPr="008E2CD7">
              <w:rPr>
                <w:bCs/>
                <w:lang w:eastAsia="en-GB"/>
              </w:rPr>
              <w:t>0.05837409</w:t>
            </w:r>
          </w:p>
        </w:tc>
        <w:tc>
          <w:tcPr>
            <w:tcW w:w="2410" w:type="dxa"/>
          </w:tcPr>
          <w:p w14:paraId="4E9CD092" w14:textId="71C05C0C" w:rsidR="00A959F7" w:rsidRPr="00C90F2C" w:rsidRDefault="008E2CD7" w:rsidP="00B12AE7">
            <w:pPr>
              <w:spacing w:line="276" w:lineRule="auto"/>
              <w:jc w:val="center"/>
              <w:rPr>
                <w:bCs/>
                <w:lang w:eastAsia="en-GB"/>
              </w:rPr>
            </w:pPr>
            <w:r w:rsidRPr="008E2CD7">
              <w:rPr>
                <w:bCs/>
                <w:lang w:eastAsia="en-GB"/>
              </w:rPr>
              <w:t>0.5427247</w:t>
            </w:r>
          </w:p>
        </w:tc>
      </w:tr>
      <w:tr w:rsidR="00A959F7" w:rsidRPr="00C90F2C" w14:paraId="4691DFDE" w14:textId="77777777" w:rsidTr="00CB3FB9">
        <w:trPr>
          <w:cnfStyle w:val="000000100000" w:firstRow="0" w:lastRow="0" w:firstColumn="0" w:lastColumn="0" w:oddVBand="0" w:evenVBand="0" w:oddHBand="1" w:evenHBand="0" w:firstRowFirstColumn="0" w:firstRowLastColumn="0" w:lastRowFirstColumn="0" w:lastRowLastColumn="0"/>
          <w:trHeight w:val="23"/>
        </w:trPr>
        <w:tc>
          <w:tcPr>
            <w:tcW w:w="1554" w:type="dxa"/>
            <w:vAlign w:val="center"/>
          </w:tcPr>
          <w:p w14:paraId="1DFCE7C3" w14:textId="77777777" w:rsidR="00A959F7" w:rsidRDefault="00A959F7" w:rsidP="00B12AE7">
            <w:pPr>
              <w:spacing w:line="276" w:lineRule="auto"/>
              <w:jc w:val="center"/>
              <w:rPr>
                <w:rFonts w:eastAsia="Times New Roman" w:cstheme="minorHAnsi"/>
                <w:b/>
                <w:bCs/>
                <w:kern w:val="24"/>
                <w:lang w:eastAsia="en-GB"/>
              </w:rPr>
            </w:pPr>
            <w:r>
              <w:rPr>
                <w:rFonts w:eastAsia="Times New Roman" w:cstheme="minorHAnsi"/>
                <w:b/>
                <w:bCs/>
                <w:kern w:val="24"/>
                <w:lang w:eastAsia="en-GB"/>
              </w:rPr>
              <w:t>Country 8</w:t>
            </w:r>
          </w:p>
        </w:tc>
        <w:tc>
          <w:tcPr>
            <w:tcW w:w="2552" w:type="dxa"/>
          </w:tcPr>
          <w:p w14:paraId="0A53D43F" w14:textId="67E5559C" w:rsidR="00A959F7" w:rsidRPr="00C90F2C" w:rsidRDefault="008E2CD7" w:rsidP="00B12AE7">
            <w:pPr>
              <w:spacing w:line="276" w:lineRule="auto"/>
              <w:jc w:val="center"/>
              <w:rPr>
                <w:bCs/>
                <w:lang w:eastAsia="en-GB"/>
              </w:rPr>
            </w:pPr>
            <w:r w:rsidRPr="008E2CD7">
              <w:rPr>
                <w:bCs/>
                <w:lang w:eastAsia="en-GB"/>
              </w:rPr>
              <w:t>0.01205000</w:t>
            </w:r>
          </w:p>
        </w:tc>
        <w:tc>
          <w:tcPr>
            <w:tcW w:w="2410" w:type="dxa"/>
          </w:tcPr>
          <w:p w14:paraId="4D023566" w14:textId="2DC28C43" w:rsidR="00A959F7" w:rsidRPr="00C90F2C" w:rsidRDefault="008E2CD7" w:rsidP="00B12AE7">
            <w:pPr>
              <w:spacing w:line="276" w:lineRule="auto"/>
              <w:jc w:val="center"/>
              <w:rPr>
                <w:bCs/>
                <w:lang w:eastAsia="en-GB"/>
              </w:rPr>
            </w:pPr>
            <w:r w:rsidRPr="008E2CD7">
              <w:rPr>
                <w:bCs/>
                <w:lang w:eastAsia="en-GB"/>
              </w:rPr>
              <w:t>0.4666667</w:t>
            </w:r>
          </w:p>
        </w:tc>
      </w:tr>
      <w:tr w:rsidR="00A959F7" w:rsidRPr="00C90F2C" w14:paraId="6DB9B8BA" w14:textId="77777777" w:rsidTr="00CB3FB9">
        <w:trPr>
          <w:trHeight w:val="23"/>
        </w:trPr>
        <w:tc>
          <w:tcPr>
            <w:tcW w:w="1554" w:type="dxa"/>
            <w:vAlign w:val="center"/>
          </w:tcPr>
          <w:p w14:paraId="654630B2" w14:textId="77777777" w:rsidR="00A959F7" w:rsidRDefault="00A959F7" w:rsidP="00B12AE7">
            <w:pPr>
              <w:spacing w:line="276" w:lineRule="auto"/>
              <w:jc w:val="center"/>
              <w:rPr>
                <w:rFonts w:eastAsia="Times New Roman" w:cstheme="minorHAnsi"/>
                <w:b/>
                <w:bCs/>
                <w:kern w:val="24"/>
                <w:lang w:eastAsia="en-GB"/>
              </w:rPr>
            </w:pPr>
            <w:r>
              <w:rPr>
                <w:rFonts w:eastAsia="Times New Roman" w:cstheme="minorHAnsi"/>
                <w:b/>
                <w:bCs/>
                <w:kern w:val="24"/>
                <w:lang w:eastAsia="en-GB"/>
              </w:rPr>
              <w:t>Country 9</w:t>
            </w:r>
          </w:p>
        </w:tc>
        <w:tc>
          <w:tcPr>
            <w:tcW w:w="2552" w:type="dxa"/>
          </w:tcPr>
          <w:p w14:paraId="50C70FD4" w14:textId="20BAFAC9" w:rsidR="00A959F7" w:rsidRPr="00C90F2C" w:rsidRDefault="008E2CD7" w:rsidP="00B12AE7">
            <w:pPr>
              <w:spacing w:line="276" w:lineRule="auto"/>
              <w:jc w:val="center"/>
              <w:rPr>
                <w:bCs/>
                <w:lang w:eastAsia="en-GB"/>
              </w:rPr>
            </w:pPr>
            <w:r w:rsidRPr="008E2CD7">
              <w:rPr>
                <w:bCs/>
                <w:lang w:eastAsia="en-GB"/>
              </w:rPr>
              <w:t>0.01152677</w:t>
            </w:r>
          </w:p>
        </w:tc>
        <w:tc>
          <w:tcPr>
            <w:tcW w:w="2410" w:type="dxa"/>
          </w:tcPr>
          <w:p w14:paraId="7FB718D2" w14:textId="01C639A9" w:rsidR="00A959F7" w:rsidRPr="00C90F2C" w:rsidRDefault="008E2CD7" w:rsidP="00B12AE7">
            <w:pPr>
              <w:spacing w:line="276" w:lineRule="auto"/>
              <w:jc w:val="center"/>
              <w:rPr>
                <w:bCs/>
                <w:lang w:eastAsia="en-GB"/>
              </w:rPr>
            </w:pPr>
            <w:r w:rsidRPr="008E2CD7">
              <w:rPr>
                <w:bCs/>
                <w:lang w:eastAsia="en-GB"/>
              </w:rPr>
              <w:t>0.4455724</w:t>
            </w:r>
          </w:p>
        </w:tc>
      </w:tr>
      <w:tr w:rsidR="00A959F7" w:rsidRPr="00C90F2C" w14:paraId="66A7EE87" w14:textId="77777777" w:rsidTr="00CB3FB9">
        <w:trPr>
          <w:cnfStyle w:val="000000100000" w:firstRow="0" w:lastRow="0" w:firstColumn="0" w:lastColumn="0" w:oddVBand="0" w:evenVBand="0" w:oddHBand="1" w:evenHBand="0" w:firstRowFirstColumn="0" w:firstRowLastColumn="0" w:lastRowFirstColumn="0" w:lastRowLastColumn="0"/>
          <w:trHeight w:val="23"/>
        </w:trPr>
        <w:tc>
          <w:tcPr>
            <w:tcW w:w="1554" w:type="dxa"/>
            <w:vAlign w:val="center"/>
          </w:tcPr>
          <w:p w14:paraId="08F0AF9C" w14:textId="77777777" w:rsidR="00A959F7" w:rsidRDefault="00A959F7" w:rsidP="00B12AE7">
            <w:pPr>
              <w:spacing w:line="276" w:lineRule="auto"/>
              <w:jc w:val="center"/>
              <w:rPr>
                <w:rFonts w:eastAsia="Times New Roman" w:cstheme="minorHAnsi"/>
                <w:b/>
                <w:bCs/>
                <w:kern w:val="24"/>
                <w:lang w:eastAsia="en-GB"/>
              </w:rPr>
            </w:pPr>
            <w:r>
              <w:rPr>
                <w:rFonts w:eastAsia="Times New Roman" w:cstheme="minorHAnsi"/>
                <w:b/>
                <w:bCs/>
                <w:kern w:val="24"/>
                <w:lang w:eastAsia="en-GB"/>
              </w:rPr>
              <w:t xml:space="preserve">Country </w:t>
            </w:r>
            <w:proofErr w:type="spellStart"/>
            <w:r>
              <w:rPr>
                <w:rFonts w:eastAsia="Times New Roman" w:cstheme="minorHAnsi"/>
                <w:b/>
                <w:bCs/>
                <w:kern w:val="24"/>
                <w:lang w:eastAsia="en-GB"/>
              </w:rPr>
              <w:t>nEU</w:t>
            </w:r>
            <w:proofErr w:type="spellEnd"/>
          </w:p>
        </w:tc>
        <w:tc>
          <w:tcPr>
            <w:tcW w:w="2552" w:type="dxa"/>
          </w:tcPr>
          <w:p w14:paraId="148DA6DA" w14:textId="4BCEE28B" w:rsidR="00A959F7" w:rsidRPr="00C90F2C" w:rsidRDefault="008E2CD7" w:rsidP="00B12AE7">
            <w:pPr>
              <w:spacing w:line="276" w:lineRule="auto"/>
              <w:jc w:val="center"/>
              <w:rPr>
                <w:bCs/>
                <w:lang w:eastAsia="en-GB"/>
              </w:rPr>
            </w:pPr>
            <w:r w:rsidRPr="00CB3FB9">
              <w:rPr>
                <w:b/>
                <w:bCs/>
                <w:lang w:eastAsia="en-GB"/>
              </w:rPr>
              <w:t>Fitted</w:t>
            </w:r>
            <w:r>
              <w:rPr>
                <w:bCs/>
                <w:lang w:eastAsia="en-GB"/>
              </w:rPr>
              <w:t xml:space="preserve"> (For the </w:t>
            </w:r>
            <w:r w:rsidR="00CB3FB9">
              <w:rPr>
                <w:bCs/>
                <w:lang w:eastAsia="en-GB"/>
              </w:rPr>
              <w:t>heterogeneous</w:t>
            </w:r>
            <w:r>
              <w:rPr>
                <w:bCs/>
                <w:lang w:eastAsia="en-GB"/>
              </w:rPr>
              <w:t xml:space="preserve"> model)</w:t>
            </w:r>
          </w:p>
        </w:tc>
        <w:tc>
          <w:tcPr>
            <w:tcW w:w="2410" w:type="dxa"/>
          </w:tcPr>
          <w:p w14:paraId="1946AEFF" w14:textId="03147EC0" w:rsidR="00A959F7" w:rsidRPr="00C90F2C" w:rsidRDefault="008E2CD7" w:rsidP="00B12AE7">
            <w:pPr>
              <w:spacing w:line="276" w:lineRule="auto"/>
              <w:jc w:val="center"/>
              <w:rPr>
                <w:bCs/>
                <w:lang w:eastAsia="en-GB"/>
              </w:rPr>
            </w:pPr>
            <w:r w:rsidRPr="00CB3FB9">
              <w:rPr>
                <w:b/>
                <w:bCs/>
                <w:lang w:eastAsia="en-GB"/>
              </w:rPr>
              <w:t>Fitted</w:t>
            </w:r>
            <w:r>
              <w:rPr>
                <w:bCs/>
                <w:lang w:eastAsia="en-GB"/>
              </w:rPr>
              <w:t xml:space="preserve"> (For the </w:t>
            </w:r>
            <w:r w:rsidR="00CB3FB9">
              <w:rPr>
                <w:bCs/>
                <w:lang w:eastAsia="en-GB"/>
              </w:rPr>
              <w:t>heterogeneous</w:t>
            </w:r>
            <w:r>
              <w:rPr>
                <w:bCs/>
                <w:lang w:eastAsia="en-GB"/>
              </w:rPr>
              <w:t xml:space="preserve"> model)</w:t>
            </w:r>
          </w:p>
        </w:tc>
      </w:tr>
    </w:tbl>
    <w:p w14:paraId="7F03192E" w14:textId="5AD5CEA1" w:rsidR="00C80522" w:rsidRDefault="00326C50" w:rsidP="00326C50">
      <w:pPr>
        <w:pStyle w:val="ListParagraph"/>
        <w:numPr>
          <w:ilvl w:val="0"/>
          <w:numId w:val="9"/>
        </w:numPr>
        <w:spacing w:line="360" w:lineRule="auto"/>
        <w:rPr>
          <w:b/>
          <w:bCs/>
          <w:u w:val="single"/>
        </w:rPr>
      </w:pPr>
      <w:r>
        <w:rPr>
          <w:b/>
          <w:bCs/>
          <w:u w:val="single"/>
        </w:rPr>
        <w:lastRenderedPageBreak/>
        <w:t>UK-specific Outcome Measure dataset</w:t>
      </w:r>
      <w:r w:rsidRPr="00326C50">
        <w:rPr>
          <w:b/>
          <w:bCs/>
          <w:u w:val="single"/>
        </w:rPr>
        <w:t xml:space="preserve"> </w:t>
      </w:r>
    </w:p>
    <w:p w14:paraId="4D5F6ECA" w14:textId="77777777" w:rsidR="00855F35" w:rsidRDefault="00855F35" w:rsidP="00D222DB">
      <w:pPr>
        <w:spacing w:line="360" w:lineRule="auto"/>
        <w:rPr>
          <w:bCs/>
        </w:rPr>
      </w:pPr>
    </w:p>
    <w:p w14:paraId="1DCDDCC4" w14:textId="6370D160" w:rsidR="00855F35" w:rsidRDefault="00855F35" w:rsidP="00855F35">
      <w:pPr>
        <w:spacing w:line="360" w:lineRule="auto"/>
        <w:jc w:val="both"/>
        <w:rPr>
          <w:rFonts w:cstheme="minorHAnsi"/>
        </w:rPr>
      </w:pPr>
      <w:r>
        <w:rPr>
          <w:bCs/>
        </w:rPr>
        <w:t xml:space="preserve">Data for four UK-specific outcome measures were sought for approximate Bayesian computation sequential Monte Carlo targets for model fitting. These outcome measures were the </w:t>
      </w:r>
      <w:r w:rsidRPr="0006307D">
        <w:rPr>
          <w:rFonts w:cstheme="minorHAnsi"/>
        </w:rPr>
        <w:t>observed ECDC daily EU incidence of human salmonellosis</w:t>
      </w:r>
      <w:r>
        <w:rPr>
          <w:rFonts w:cstheme="minorHAnsi"/>
        </w:rPr>
        <w:t>, which</w:t>
      </w:r>
      <w:r w:rsidRPr="0006307D">
        <w:rPr>
          <w:rFonts w:cstheme="minorHAnsi"/>
        </w:rPr>
        <w:t xml:space="preserve"> was</w:t>
      </w:r>
      <w:r>
        <w:rPr>
          <w:rFonts w:cstheme="minorHAnsi"/>
        </w:rPr>
        <w:t xml:space="preserve"> used as a proxy for the baseline incidence of UK salmonellosis (0.593 per 100,000) </w:t>
      </w:r>
      <w:r>
        <w:rPr>
          <w:rFonts w:cstheme="minorHAnsi"/>
        </w:rPr>
        <w:fldChar w:fldCharType="begin"/>
      </w:r>
      <w:r w:rsidR="008B57F1">
        <w:rPr>
          <w:rFonts w:cstheme="minorHAnsi"/>
        </w:rPr>
        <w:instrText xml:space="preserve"> ADDIN EN.CITE &lt;EndNote&gt;&lt;Cite&gt;&lt;Author&gt;Cassini&lt;/Author&gt;&lt;Year&gt;2018&lt;/Year&gt;&lt;RecNum&gt;33&lt;/RecNum&gt;&lt;DisplayText&gt;(14)&lt;/DisplayText&gt;&lt;record&gt;&lt;rec-number&gt;33&lt;/rec-number&gt;&lt;foreign-keys&gt;&lt;key app="EN" db-id="pwppzspxqd09atewrstvx0p4dtarrt5pf0tt" timestamp="1645449540"&gt;33&lt;/key&gt;&lt;/foreign-keys&gt;&lt;ref-type name="Journal Article"&gt;17&lt;/ref-type&gt;&lt;contributors&gt;&lt;authors&gt;&lt;author&gt;Cassini, Alessandro&lt;/author&gt;&lt;author&gt;Colzani, Edoardo&lt;/author&gt;&lt;author&gt;Pini, Alessandro&lt;/author&gt;&lt;author&gt;Mangen, Marie-Josee J&lt;/author&gt;&lt;author&gt;Plass, Dietrich&lt;/author&gt;&lt;author&gt;McDonald, Scott A&lt;/author&gt;&lt;author&gt;Maringhini, Guido&lt;/author&gt;&lt;author&gt;van Lier, Alies&lt;/author&gt;&lt;author&gt;Haagsma, Juanita A&lt;/author&gt;&lt;author&gt;Havelaar, Arie H&lt;/author&gt;&lt;/authors&gt;&lt;/contributors&gt;&lt;titles&gt;&lt;title&gt;Impact of infectious diseases on population health using incidence-based disability-adjusted life years (DALYs): results from the Burden of Communicable Diseases in Europe study, European Union and European Economic Area countries, 2009 to 2013&lt;/title&gt;&lt;secondary-title&gt;Eurosurveillance&lt;/secondary-title&gt;&lt;/titles&gt;&lt;periodical&gt;&lt;full-title&gt;Eurosurveillance&lt;/full-title&gt;&lt;/periodical&gt;&lt;pages&gt;17-00454&lt;/pages&gt;&lt;volume&gt;23&lt;/volume&gt;&lt;number&gt;16&lt;/number&gt;&lt;dates&gt;&lt;year&gt;2018&lt;/year&gt;&lt;/dates&gt;&lt;isbn&gt;1560-7917&lt;/isbn&gt;&lt;urls&gt;&lt;/urls&gt;&lt;/record&gt;&lt;/Cite&gt;&lt;/EndNote&gt;</w:instrText>
      </w:r>
      <w:r>
        <w:rPr>
          <w:rFonts w:cstheme="minorHAnsi"/>
        </w:rPr>
        <w:fldChar w:fldCharType="separate"/>
      </w:r>
      <w:r w:rsidR="008B57F1">
        <w:rPr>
          <w:rFonts w:cstheme="minorHAnsi"/>
          <w:noProof/>
        </w:rPr>
        <w:t>(14)</w:t>
      </w:r>
      <w:r>
        <w:rPr>
          <w:rFonts w:cstheme="minorHAnsi"/>
        </w:rPr>
        <w:fldChar w:fldCharType="end"/>
      </w:r>
      <w:r w:rsidR="00F12F2C">
        <w:rPr>
          <w:rFonts w:cstheme="minorHAnsi"/>
        </w:rPr>
        <w:t xml:space="preserve">. This </w:t>
      </w:r>
      <w:r>
        <w:rPr>
          <w:rFonts w:cstheme="minorHAnsi"/>
        </w:rPr>
        <w:t xml:space="preserve">proxy </w:t>
      </w:r>
      <w:r w:rsidR="00F12F2C">
        <w:rPr>
          <w:rFonts w:cstheme="minorHAnsi"/>
        </w:rPr>
        <w:t xml:space="preserve">was </w:t>
      </w:r>
      <w:r>
        <w:rPr>
          <w:rFonts w:cstheme="minorHAnsi"/>
        </w:rPr>
        <w:t xml:space="preserve">chosen due to the lack of multiplication factors available to scale UK-specific reported incidence of salmonellosis to </w:t>
      </w:r>
      <w:r w:rsidRPr="0006307D">
        <w:rPr>
          <w:rFonts w:cstheme="minorHAnsi"/>
        </w:rPr>
        <w:t xml:space="preserve">community levels </w:t>
      </w:r>
      <w:r w:rsidRPr="0006307D">
        <w:rPr>
          <w:rFonts w:cstheme="minorHAnsi"/>
        </w:rPr>
        <w:fldChar w:fldCharType="begin"/>
      </w:r>
      <w:r w:rsidR="008B57F1">
        <w:rPr>
          <w:rFonts w:cstheme="minorHAnsi"/>
        </w:rPr>
        <w:instrText xml:space="preserve"> ADDIN EN.CITE &lt;EndNote&gt;&lt;Cite&gt;&lt;Author&gt;Cassini&lt;/Author&gt;&lt;Year&gt;2018&lt;/Year&gt;&lt;RecNum&gt;33&lt;/RecNum&gt;&lt;DisplayText&gt;(14)&lt;/DisplayText&gt;&lt;record&gt;&lt;rec-number&gt;33&lt;/rec-number&gt;&lt;foreign-keys&gt;&lt;key app="EN" db-id="pwppzspxqd09atewrstvx0p4dtarrt5pf0tt" timestamp="1645449540"&gt;33&lt;/key&gt;&lt;/foreign-keys&gt;&lt;ref-type name="Journal Article"&gt;17&lt;/ref-type&gt;&lt;contributors&gt;&lt;authors&gt;&lt;author&gt;Cassini, Alessandro&lt;/author&gt;&lt;author&gt;Colzani, Edoardo&lt;/author&gt;&lt;author&gt;Pini, Alessandro&lt;/author&gt;&lt;author&gt;Mangen, Marie-Josee J&lt;/author&gt;&lt;author&gt;Plass, Dietrich&lt;/author&gt;&lt;author&gt;McDonald, Scott A&lt;/author&gt;&lt;author&gt;Maringhini, Guido&lt;/author&gt;&lt;author&gt;van Lier, Alies&lt;/author&gt;&lt;author&gt;Haagsma, Juanita A&lt;/author&gt;&lt;author&gt;Havelaar, Arie H&lt;/author&gt;&lt;/authors&gt;&lt;/contributors&gt;&lt;titles&gt;&lt;title&gt;Impact of infectious diseases on population health using incidence-based disability-adjusted life years (DALYs): results from the Burden of Communicable Diseases in Europe study, European Union and European Economic Area countries, 2009 to 2013&lt;/title&gt;&lt;secondary-title&gt;Eurosurveillance&lt;/secondary-title&gt;&lt;/titles&gt;&lt;periodical&gt;&lt;full-title&gt;Eurosurveillance&lt;/full-title&gt;&lt;/periodical&gt;&lt;pages&gt;17-00454&lt;/pages&gt;&lt;volume&gt;23&lt;/volume&gt;&lt;number&gt;16&lt;/number&gt;&lt;dates&gt;&lt;year&gt;2018&lt;/year&gt;&lt;/dates&gt;&lt;isbn&gt;1560-7917&lt;/isbn&gt;&lt;urls&gt;&lt;/urls&gt;&lt;/record&gt;&lt;/Cite&gt;&lt;/EndNote&gt;</w:instrText>
      </w:r>
      <w:r w:rsidRPr="0006307D">
        <w:rPr>
          <w:rFonts w:cstheme="minorHAnsi"/>
        </w:rPr>
        <w:fldChar w:fldCharType="separate"/>
      </w:r>
      <w:r w:rsidR="008B57F1">
        <w:rPr>
          <w:rFonts w:cstheme="minorHAnsi"/>
          <w:noProof/>
        </w:rPr>
        <w:t>(14)</w:t>
      </w:r>
      <w:r w:rsidRPr="0006307D">
        <w:rPr>
          <w:rFonts w:cstheme="minorHAnsi"/>
        </w:rPr>
        <w:fldChar w:fldCharType="end"/>
      </w:r>
      <w:r w:rsidRPr="0006307D">
        <w:rPr>
          <w:rFonts w:cstheme="minorHAnsi"/>
        </w:rPr>
        <w:t xml:space="preserve">. </w:t>
      </w:r>
    </w:p>
    <w:p w14:paraId="40C40CE1" w14:textId="77777777" w:rsidR="00855F35" w:rsidRDefault="00855F35" w:rsidP="00855F35">
      <w:pPr>
        <w:spacing w:line="360" w:lineRule="auto"/>
        <w:jc w:val="both"/>
        <w:rPr>
          <w:rFonts w:cstheme="minorHAnsi"/>
        </w:rPr>
      </w:pPr>
    </w:p>
    <w:p w14:paraId="1B347740" w14:textId="280095AA" w:rsidR="00855F35" w:rsidRDefault="00855F35" w:rsidP="00855F35">
      <w:pPr>
        <w:spacing w:line="360" w:lineRule="auto"/>
        <w:jc w:val="both"/>
        <w:rPr>
          <w:bCs/>
        </w:rPr>
      </w:pPr>
      <w:r w:rsidRPr="0006307D">
        <w:rPr>
          <w:bCs/>
        </w:rPr>
        <w:t xml:space="preserve">The proportion of ampicillin-resistant UK human salmonellosis was obtained from </w:t>
      </w:r>
      <w:r w:rsidRPr="0006307D">
        <w:rPr>
          <w:rFonts w:cstheme="minorHAnsi"/>
        </w:rPr>
        <w:t xml:space="preserve">2015-2018 </w:t>
      </w:r>
      <w:r w:rsidRPr="0006307D">
        <w:rPr>
          <w:bCs/>
        </w:rPr>
        <w:t>ECDC AMR summary reports (0.207)</w:t>
      </w:r>
      <w:r>
        <w:rPr>
          <w:bCs/>
        </w:rPr>
        <w:t xml:space="preserve"> </w:t>
      </w:r>
      <w:r>
        <w:rPr>
          <w:bCs/>
        </w:rPr>
        <w:fldChar w:fldCharType="begin">
          <w:fldData xml:space="preserve">PEVuZE5vdGU+PENpdGU+PEF1dGhvcj5BdXRob3JpdHk8L0F1dGhvcj48WWVhcj4yMDE2PC9ZZWFy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</w:fldData>
        </w:fldChar>
      </w:r>
      <w:r w:rsidR="008B57F1">
        <w:rPr>
          <w:bCs/>
        </w:rPr>
        <w:instrText xml:space="preserve"> ADDIN EN.CITE </w:instrText>
      </w:r>
      <w:r w:rsidR="008B57F1">
        <w:rPr>
          <w:bCs/>
        </w:rPr>
        <w:fldChar w:fldCharType="begin">
          <w:fldData xml:space="preserve">PEVuZE5vdGU+PENpdGU+PEF1dGhvcj5BdXRob3JpdHk8L0F1dGhvcj48WWVhcj4yMDE2PC9ZZWFy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</w:fldData>
        </w:fldChar>
      </w:r>
      <w:r w:rsidR="008B57F1">
        <w:rPr>
          <w:bCs/>
        </w:rPr>
        <w:instrText xml:space="preserve"> ADDIN EN.CITE.DATA </w:instrText>
      </w:r>
      <w:r w:rsidR="008B57F1">
        <w:rPr>
          <w:bCs/>
        </w:rPr>
      </w:r>
      <w:r w:rsidR="008B57F1">
        <w:rPr>
          <w:bCs/>
        </w:rPr>
        <w:fldChar w:fldCharType="end"/>
      </w:r>
      <w:r>
        <w:rPr>
          <w:bCs/>
        </w:rPr>
      </w:r>
      <w:r>
        <w:rPr>
          <w:bCs/>
        </w:rPr>
        <w:fldChar w:fldCharType="separate"/>
      </w:r>
      <w:r w:rsidR="008B57F1">
        <w:rPr>
          <w:bCs/>
          <w:noProof/>
        </w:rPr>
        <w:t>(10-13)</w:t>
      </w:r>
      <w:r>
        <w:rPr>
          <w:bCs/>
        </w:rPr>
        <w:fldChar w:fldCharType="end"/>
      </w:r>
      <w:r w:rsidRPr="0006307D">
        <w:rPr>
          <w:bCs/>
        </w:rPr>
        <w:t xml:space="preserve">. The proportion of ampicillin-resistant UK livestock Salmonella spp. carriage was parameterised from </w:t>
      </w:r>
      <w:r w:rsidRPr="0006307D">
        <w:rPr>
          <w:rFonts w:cstheme="minorHAnsi"/>
        </w:rPr>
        <w:t>2015-2018</w:t>
      </w:r>
      <w:r w:rsidRPr="0006307D">
        <w:rPr>
          <w:bCs/>
        </w:rPr>
        <w:t xml:space="preserve"> EFSA surveillance reports (0.417)</w:t>
      </w:r>
      <w:r>
        <w:rPr>
          <w:bCs/>
        </w:rPr>
        <w:t xml:space="preserve"> </w:t>
      </w:r>
      <w:r>
        <w:rPr>
          <w:bCs/>
        </w:rPr>
        <w:fldChar w:fldCharType="begin">
          <w:fldData xml:space="preserve">PEVuZE5vdGU+PENpdGU+PEF1dGhvcj5BdXRob3JpdHk8L0F1dGhvcj48WWVhcj4yMDE3PC9ZZWFy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</w:fldData>
        </w:fldChar>
      </w:r>
      <w:r w:rsidR="008B57F1">
        <w:rPr>
          <w:bCs/>
        </w:rPr>
        <w:instrText xml:space="preserve"> ADDIN EN.CITE </w:instrText>
      </w:r>
      <w:r w:rsidR="008B57F1">
        <w:rPr>
          <w:bCs/>
        </w:rPr>
        <w:fldChar w:fldCharType="begin">
          <w:fldData xml:space="preserve">PEVuZE5vdGU+PENpdGU+PEF1dGhvcj5BdXRob3JpdHk8L0F1dGhvcj48WWVhcj4yMDE3PC9ZZWFy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</w:fldData>
        </w:fldChar>
      </w:r>
      <w:r w:rsidR="008B57F1">
        <w:rPr>
          <w:bCs/>
        </w:rPr>
        <w:instrText xml:space="preserve"> ADDIN EN.CITE.DATA </w:instrText>
      </w:r>
      <w:r w:rsidR="008B57F1">
        <w:rPr>
          <w:bCs/>
        </w:rPr>
      </w:r>
      <w:r w:rsidR="008B57F1">
        <w:rPr>
          <w:bCs/>
        </w:rPr>
        <w:fldChar w:fldCharType="end"/>
      </w:r>
      <w:r>
        <w:rPr>
          <w:bCs/>
        </w:rPr>
      </w:r>
      <w:r>
        <w:rPr>
          <w:bCs/>
        </w:rPr>
        <w:fldChar w:fldCharType="separate"/>
      </w:r>
      <w:r w:rsidR="008B57F1">
        <w:rPr>
          <w:bCs/>
          <w:noProof/>
        </w:rPr>
        <w:t>(5-8)</w:t>
      </w:r>
      <w:r>
        <w:rPr>
          <w:bCs/>
        </w:rPr>
        <w:fldChar w:fldCharType="end"/>
      </w:r>
      <w:r w:rsidRPr="0006307D">
        <w:rPr>
          <w:bCs/>
        </w:rPr>
        <w:t xml:space="preserve">. </w:t>
      </w:r>
      <w:r w:rsidR="00F12F2C">
        <w:rPr>
          <w:bCs/>
        </w:rPr>
        <w:t>I</w:t>
      </w:r>
      <w:r>
        <w:rPr>
          <w:bCs/>
        </w:rPr>
        <w:t>t</w:t>
      </w:r>
      <w:r w:rsidR="00F12F2C">
        <w:rPr>
          <w:bCs/>
        </w:rPr>
        <w:t xml:space="preserve"> </w:t>
      </w:r>
      <w:r>
        <w:rPr>
          <w:bCs/>
        </w:rPr>
        <w:t xml:space="preserve">is important to note that one data point was not used (2016), with this data point suggestion 100% ampicillin-resistance in fattening pig carcasses for the UK (45/45). This data point was as stark outlier compared to the other data points and was therefore omitted to prevent unfair influence on the average ampicillin resistance. </w:t>
      </w:r>
      <w:r w:rsidRPr="0006307D">
        <w:rPr>
          <w:bCs/>
        </w:rPr>
        <w:t xml:space="preserve">The proportion of contamination in UK swine carcasses was calculated from </w:t>
      </w:r>
      <w:r w:rsidRPr="0006307D">
        <w:rPr>
          <w:rFonts w:cstheme="minorHAnsi"/>
        </w:rPr>
        <w:t>2015-2018</w:t>
      </w:r>
      <w:r w:rsidRPr="0006307D">
        <w:rPr>
          <w:bCs/>
        </w:rPr>
        <w:t xml:space="preserve"> ECDC one health surveillance reports (0.0628</w:t>
      </w:r>
      <w:r>
        <w:rPr>
          <w:bCs/>
        </w:rPr>
        <w:t xml:space="preserve">) </w:t>
      </w:r>
      <w:r>
        <w:rPr>
          <w:bCs/>
        </w:rPr>
        <w:fldChar w:fldCharType="begin">
          <w:fldData xml:space="preserve">PEVuZE5vdGU+PENpdGU+PEF1dGhvcj5BdXRob3JpdHk8L0F1dGhvcj48WWVhcj4yMDE2PC9ZZWFy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</w:fldData>
        </w:fldChar>
      </w:r>
      <w:r w:rsidR="008B57F1">
        <w:rPr>
          <w:bCs/>
        </w:rPr>
        <w:instrText xml:space="preserve"> ADDIN EN.CITE </w:instrText>
      </w:r>
      <w:r w:rsidR="008B57F1">
        <w:rPr>
          <w:bCs/>
        </w:rPr>
        <w:fldChar w:fldCharType="begin">
          <w:fldData xml:space="preserve">PEVuZE5vdGU+PENpdGU+PEF1dGhvcj5BdXRob3JpdHk8L0F1dGhvcj48WWVhcj4yMDE2PC9ZZWFy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</w:fldData>
        </w:fldChar>
      </w:r>
      <w:r w:rsidR="008B57F1">
        <w:rPr>
          <w:bCs/>
        </w:rPr>
        <w:instrText xml:space="preserve"> ADDIN EN.CITE.DATA </w:instrText>
      </w:r>
      <w:r w:rsidR="008B57F1">
        <w:rPr>
          <w:bCs/>
        </w:rPr>
      </w:r>
      <w:r w:rsidR="008B57F1">
        <w:rPr>
          <w:bCs/>
        </w:rPr>
        <w:fldChar w:fldCharType="end"/>
      </w:r>
      <w:r>
        <w:rPr>
          <w:bCs/>
        </w:rPr>
      </w:r>
      <w:r>
        <w:rPr>
          <w:bCs/>
        </w:rPr>
        <w:fldChar w:fldCharType="separate"/>
      </w:r>
      <w:r w:rsidR="008B57F1">
        <w:rPr>
          <w:bCs/>
          <w:noProof/>
        </w:rPr>
        <w:t>(10-13)</w:t>
      </w:r>
      <w:r>
        <w:rPr>
          <w:bCs/>
        </w:rPr>
        <w:fldChar w:fldCharType="end"/>
      </w:r>
      <w:r>
        <w:rPr>
          <w:bCs/>
        </w:rPr>
        <w:t>. The b</w:t>
      </w:r>
      <w:r>
        <w:rPr>
          <w:rFonts w:cstheme="minorHAnsi"/>
        </w:rPr>
        <w:t xml:space="preserve">aseline UK ampicillin usage/sales for the ampicillin-resistance in </w:t>
      </w:r>
      <w:r w:rsidRPr="0006307D">
        <w:rPr>
          <w:rFonts w:cstheme="minorHAnsi"/>
        </w:rPr>
        <w:t>fattening pigs case study</w:t>
      </w:r>
      <w:r>
        <w:rPr>
          <w:rFonts w:cstheme="minorHAnsi"/>
        </w:rPr>
        <w:t xml:space="preserve"> </w:t>
      </w:r>
      <w:r w:rsidRPr="0006307D">
        <w:rPr>
          <w:rFonts w:cstheme="minorHAnsi"/>
        </w:rPr>
        <w:t>was considered the unweighted average ampicillin usage observed across 2015-2018 for the UK (τ = 0.0009 g/PCU)</w:t>
      </w:r>
      <w:r>
        <w:rPr>
          <w:rFonts w:cstheme="minorHAnsi"/>
        </w:rPr>
        <w:t xml:space="preserve"> </w:t>
      </w:r>
      <w:r>
        <w:rPr>
          <w:rFonts w:cstheme="minorHAnsi"/>
        </w:rPr>
        <w:fldChar w:fldCharType="begin">
          <w:fldData xml:space="preserve">PEVuZE5vdGU+PENpdGU+PEF1dGhvcj5FdXJvcGVhbiBNZWRpY2luZXMgQWdlbmN5PC9BdXRob3I+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=
</w:fldData>
        </w:fldChar>
      </w:r>
      <w:r>
        <w:rPr>
          <w:rFonts w:cstheme="minorHAnsi"/>
        </w:rPr>
        <w:instrText xml:space="preserve"> ADDIN EN.CITE </w:instrText>
      </w:r>
      <w:r>
        <w:rPr>
          <w:rFonts w:cstheme="minorHAnsi"/>
        </w:rPr>
        <w:fldChar w:fldCharType="begin">
          <w:fldData xml:space="preserve">PEVuZE5vdGU+PENpdGU+PEF1dGhvcj5FdXJvcGVhbiBNZWRpY2luZXMgQWdlbmN5PC9BdXRob3I+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=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(1-4)</w:t>
      </w:r>
      <w:r>
        <w:rPr>
          <w:rFonts w:cstheme="minorHAnsi"/>
        </w:rPr>
        <w:fldChar w:fldCharType="end"/>
      </w:r>
      <w:r w:rsidR="00F12F2C">
        <w:rPr>
          <w:rFonts w:cstheme="minorHAnsi"/>
        </w:rPr>
        <w:t>.</w:t>
      </w:r>
    </w:p>
    <w:p w14:paraId="30E34E02" w14:textId="77777777" w:rsidR="00855F35" w:rsidRDefault="00855F35" w:rsidP="00D222DB">
      <w:pPr>
        <w:spacing w:line="360" w:lineRule="auto"/>
        <w:rPr>
          <w:bCs/>
        </w:rPr>
      </w:pPr>
    </w:p>
    <w:p w14:paraId="6FCBA130" w14:textId="397A6876" w:rsidR="00176D51" w:rsidRDefault="00176D51" w:rsidP="00176D51"/>
    <w:p w14:paraId="28063835" w14:textId="77777777" w:rsidR="00F12F2C" w:rsidRDefault="00F12F2C" w:rsidP="00176D51"/>
    <w:p w14:paraId="6FC493C7" w14:textId="63663E24" w:rsidR="00855F35" w:rsidRDefault="00855F35" w:rsidP="00176D51"/>
    <w:p w14:paraId="646AC6DD" w14:textId="77777777" w:rsidR="00855F35" w:rsidRDefault="00855F35" w:rsidP="00176D51">
      <w:pPr>
        <w:rPr>
          <w:b/>
          <w:u w:val="single"/>
        </w:rPr>
      </w:pPr>
    </w:p>
    <w:p w14:paraId="69B0D462" w14:textId="11A70BB8" w:rsidR="00326C50" w:rsidRDefault="00326C50" w:rsidP="00176D51">
      <w:pPr>
        <w:rPr>
          <w:b/>
          <w:u w:val="single"/>
        </w:rPr>
      </w:pPr>
    </w:p>
    <w:p w14:paraId="507949BD" w14:textId="580EC4D4" w:rsidR="00F12F2C" w:rsidRDefault="00F12F2C" w:rsidP="00176D51">
      <w:pPr>
        <w:rPr>
          <w:b/>
          <w:u w:val="single"/>
        </w:rPr>
      </w:pPr>
    </w:p>
    <w:p w14:paraId="49A1EBCE" w14:textId="77777777" w:rsidR="00F12F2C" w:rsidRDefault="00F12F2C" w:rsidP="00176D51">
      <w:pPr>
        <w:rPr>
          <w:b/>
          <w:u w:val="single"/>
        </w:rPr>
      </w:pPr>
    </w:p>
    <w:p w14:paraId="435B2559" w14:textId="1AB48D51" w:rsidR="00326C50" w:rsidRDefault="00326C50" w:rsidP="00176D51">
      <w:pPr>
        <w:rPr>
          <w:b/>
          <w:u w:val="single"/>
        </w:rPr>
      </w:pPr>
    </w:p>
    <w:p w14:paraId="1B9E28EE" w14:textId="1D94F766" w:rsidR="00326C50" w:rsidRDefault="00326C50" w:rsidP="00176D51">
      <w:pPr>
        <w:rPr>
          <w:b/>
          <w:u w:val="single"/>
        </w:rPr>
      </w:pPr>
    </w:p>
    <w:p w14:paraId="76E3BBB9" w14:textId="19A5A6D7" w:rsidR="00326C50" w:rsidRDefault="00326C50" w:rsidP="00176D51">
      <w:pPr>
        <w:rPr>
          <w:b/>
          <w:u w:val="single"/>
        </w:rPr>
      </w:pPr>
    </w:p>
    <w:p w14:paraId="02FE38B0" w14:textId="398ED416" w:rsidR="00326C50" w:rsidRDefault="00326C50" w:rsidP="00176D51">
      <w:pPr>
        <w:rPr>
          <w:b/>
          <w:u w:val="single"/>
        </w:rPr>
      </w:pPr>
    </w:p>
    <w:p w14:paraId="376B2F90" w14:textId="77777777" w:rsidR="00936561" w:rsidRDefault="00936561" w:rsidP="00176D51">
      <w:pPr>
        <w:rPr>
          <w:b/>
          <w:u w:val="single"/>
        </w:rPr>
      </w:pPr>
    </w:p>
    <w:p w14:paraId="0030B4CE" w14:textId="252A303B" w:rsidR="005E49A5" w:rsidRDefault="00345C57" w:rsidP="00345C57">
      <w:pPr>
        <w:jc w:val="center"/>
        <w:rPr>
          <w:b/>
          <w:u w:val="single"/>
        </w:rPr>
      </w:pPr>
      <w:r>
        <w:rPr>
          <w:b/>
          <w:u w:val="single"/>
        </w:rPr>
        <w:lastRenderedPageBreak/>
        <w:t>SUPPLEMENTARY TABLES</w:t>
      </w:r>
    </w:p>
    <w:p w14:paraId="2DC6E44B" w14:textId="4230E0E5" w:rsidR="00CC4A9C" w:rsidRDefault="00CC4A9C" w:rsidP="005E49A5">
      <w:pPr>
        <w:rPr>
          <w:b/>
          <w:u w:val="single"/>
        </w:rPr>
      </w:pPr>
    </w:p>
    <w:p w14:paraId="29CE1E05" w14:textId="77777777" w:rsidR="00CC4A9C" w:rsidRDefault="00CC4A9C" w:rsidP="00CC4A9C">
      <w:pPr>
        <w:spacing w:after="0" w:line="360" w:lineRule="auto"/>
        <w:rPr>
          <w:noProof/>
          <w:lang w:eastAsia="en-GB"/>
        </w:rPr>
      </w:pPr>
      <w:r w:rsidRPr="009443F9">
        <w:rPr>
          <w:b/>
          <w:noProof/>
          <w:lang w:eastAsia="en-GB"/>
        </w:rPr>
        <w:t>Table S</w:t>
      </w:r>
      <w:r>
        <w:rPr>
          <w:b/>
          <w:noProof/>
          <w:lang w:eastAsia="en-GB"/>
        </w:rPr>
        <w:t>6</w:t>
      </w:r>
      <w:r w:rsidRPr="009443F9">
        <w:rPr>
          <w:b/>
          <w:noProof/>
          <w:lang w:eastAsia="en-GB"/>
        </w:rPr>
        <w:t xml:space="preserve">. </w:t>
      </w:r>
      <w:commentRangeStart w:id="26"/>
      <w:r w:rsidRPr="009443F9">
        <w:rPr>
          <w:b/>
          <w:noProof/>
          <w:lang w:eastAsia="en-GB"/>
        </w:rPr>
        <w:t>Prior distributions</w:t>
      </w:r>
      <w:commentRangeEnd w:id="26"/>
      <w:r w:rsidR="002A0C6C">
        <w:rPr>
          <w:rStyle w:val="CommentReference"/>
        </w:rPr>
        <w:commentReference w:id="26"/>
      </w:r>
      <w:r w:rsidRPr="009443F9">
        <w:rPr>
          <w:b/>
          <w:noProof/>
          <w:lang w:eastAsia="en-GB"/>
        </w:rPr>
        <w:t xml:space="preserve"> used for ABC-SMC model fitting</w:t>
      </w:r>
    </w:p>
    <w:tbl>
      <w:tblPr>
        <w:tblStyle w:val="ListTable4-Accent5"/>
        <w:tblW w:w="8558" w:type="dxa"/>
        <w:jc w:val="center"/>
        <w:tblLayout w:type="fixed"/>
        <w:tblLook w:val="0420" w:firstRow="1" w:lastRow="0" w:firstColumn="0" w:lastColumn="0" w:noHBand="0" w:noVBand="1"/>
      </w:tblPr>
      <w:tblGrid>
        <w:gridCol w:w="1413"/>
        <w:gridCol w:w="1417"/>
        <w:gridCol w:w="709"/>
        <w:gridCol w:w="709"/>
        <w:gridCol w:w="709"/>
        <w:gridCol w:w="708"/>
        <w:gridCol w:w="709"/>
        <w:gridCol w:w="709"/>
        <w:gridCol w:w="709"/>
        <w:gridCol w:w="766"/>
      </w:tblGrid>
      <w:tr w:rsidR="00CC4A9C" w:rsidRPr="00DD1DA5" w14:paraId="2903C864" w14:textId="77777777" w:rsidTr="004B7A3C">
        <w:trPr>
          <w:cnfStyle w:val="100000000000" w:firstRow="1" w:lastRow="0" w:firstColumn="0" w:lastColumn="0" w:oddVBand="0" w:evenVBand="0" w:oddHBand="0" w:evenHBand="0" w:firstRowFirstColumn="0" w:firstRowLastColumn="0" w:lastRowFirstColumn="0" w:lastRowLastColumn="0"/>
          <w:trHeight w:val="72"/>
          <w:jc w:val="center"/>
        </w:trPr>
        <w:tc>
          <w:tcPr>
            <w:tcW w:w="1413" w:type="dxa"/>
            <w:vMerge w:val="restart"/>
            <w:vAlign w:val="center"/>
          </w:tcPr>
          <w:p w14:paraId="63626774" w14:textId="77777777" w:rsidR="00CC4A9C" w:rsidRPr="00DD1DA5" w:rsidRDefault="00CC4A9C" w:rsidP="008C0350">
            <w:pPr>
              <w:spacing w:line="276" w:lineRule="auto"/>
              <w:jc w:val="center"/>
              <w:rPr>
                <w:rFonts w:eastAsia="Times New Roman" w:cstheme="minorHAnsi"/>
                <w:color w:val="FFFFFF" w:themeColor="light1"/>
                <w:kern w:val="24"/>
                <w:sz w:val="18"/>
                <w:szCs w:val="18"/>
                <w:lang w:eastAsia="en-GB"/>
              </w:rPr>
            </w:pPr>
            <w:r w:rsidRPr="00DD1DA5">
              <w:rPr>
                <w:rFonts w:eastAsia="Times New Roman" w:cstheme="minorHAnsi"/>
                <w:color w:val="FFFFFF" w:themeColor="light1"/>
                <w:kern w:val="24"/>
                <w:sz w:val="18"/>
                <w:szCs w:val="18"/>
                <w:lang w:eastAsia="en-GB"/>
              </w:rPr>
              <w:t>Summary Statistics</w:t>
            </w:r>
          </w:p>
        </w:tc>
        <w:tc>
          <w:tcPr>
            <w:tcW w:w="1417" w:type="dxa"/>
            <w:vMerge w:val="restart"/>
            <w:vAlign w:val="center"/>
          </w:tcPr>
          <w:p w14:paraId="5127AB7A" w14:textId="77777777" w:rsidR="00CC4A9C" w:rsidRPr="00DD1DA5" w:rsidRDefault="00CC4A9C" w:rsidP="008C0350">
            <w:pPr>
              <w:spacing w:line="276" w:lineRule="auto"/>
              <w:jc w:val="center"/>
              <w:rPr>
                <w:rFonts w:eastAsia="Times New Roman" w:cstheme="minorHAnsi"/>
                <w:color w:val="FFFFFF" w:themeColor="light1"/>
                <w:kern w:val="24"/>
                <w:sz w:val="18"/>
                <w:szCs w:val="18"/>
                <w:lang w:eastAsia="en-GB"/>
              </w:rPr>
            </w:pPr>
            <w:r>
              <w:rPr>
                <w:rFonts w:eastAsia="Times New Roman" w:cstheme="minorHAnsi"/>
                <w:color w:val="FFFFFF" w:themeColor="light1"/>
                <w:kern w:val="24"/>
                <w:sz w:val="18"/>
                <w:szCs w:val="18"/>
                <w:lang w:eastAsia="en-GB"/>
              </w:rPr>
              <w:t>Model</w:t>
            </w:r>
          </w:p>
        </w:tc>
        <w:tc>
          <w:tcPr>
            <w:tcW w:w="5728" w:type="dxa"/>
            <w:gridSpan w:val="8"/>
            <w:vAlign w:val="center"/>
          </w:tcPr>
          <w:p w14:paraId="79EA3518" w14:textId="77777777" w:rsidR="00CC4A9C" w:rsidRPr="00DD1DA5" w:rsidRDefault="00CC4A9C" w:rsidP="008C0350">
            <w:pPr>
              <w:spacing w:line="276" w:lineRule="auto"/>
              <w:jc w:val="center"/>
              <w:rPr>
                <w:rFonts w:eastAsia="Times New Roman" w:cstheme="minorHAnsi"/>
                <w:b w:val="0"/>
                <w:bCs w:val="0"/>
                <w:color w:val="FFFFFF" w:themeColor="light1"/>
                <w:kern w:val="24"/>
                <w:sz w:val="18"/>
                <w:szCs w:val="18"/>
                <w:lang w:eastAsia="en-GB"/>
              </w:rPr>
            </w:pPr>
            <w:r w:rsidRPr="00DD1DA5">
              <w:rPr>
                <w:rFonts w:eastAsia="Times New Roman" w:cstheme="minorHAnsi"/>
                <w:color w:val="FFFFFF" w:themeColor="light1"/>
                <w:kern w:val="24"/>
                <w:sz w:val="18"/>
                <w:szCs w:val="18"/>
                <w:lang w:eastAsia="en-GB"/>
              </w:rPr>
              <w:t>Generation</w:t>
            </w:r>
          </w:p>
        </w:tc>
      </w:tr>
      <w:tr w:rsidR="004B7A3C" w:rsidRPr="00DD1DA5" w14:paraId="13C1DE23" w14:textId="77777777" w:rsidTr="004B7A3C">
        <w:trPr>
          <w:cnfStyle w:val="000000100000" w:firstRow="0" w:lastRow="0" w:firstColumn="0" w:lastColumn="0" w:oddVBand="0" w:evenVBand="0" w:oddHBand="1" w:evenHBand="0" w:firstRowFirstColumn="0" w:firstRowLastColumn="0" w:lastRowFirstColumn="0" w:lastRowLastColumn="0"/>
          <w:trHeight w:val="72"/>
          <w:jc w:val="center"/>
        </w:trPr>
        <w:tc>
          <w:tcPr>
            <w:tcW w:w="1413" w:type="dxa"/>
            <w:vMerge/>
            <w:tcBorders>
              <w:bottom w:val="single" w:sz="4" w:space="0" w:color="FFFFFF"/>
            </w:tcBorders>
            <w:vAlign w:val="center"/>
          </w:tcPr>
          <w:p w14:paraId="112B62BF" w14:textId="77777777" w:rsidR="00CC4A9C" w:rsidRPr="00DD1DA5" w:rsidRDefault="00CC4A9C" w:rsidP="008C0350">
            <w:pPr>
              <w:spacing w:line="276" w:lineRule="auto"/>
              <w:jc w:val="center"/>
              <w:rPr>
                <w:rFonts w:eastAsia="Times New Roman" w:cstheme="minorHAnsi"/>
                <w:b/>
                <w:bCs/>
                <w:sz w:val="18"/>
                <w:szCs w:val="18"/>
                <w:lang w:eastAsia="en-GB"/>
              </w:rPr>
            </w:pPr>
          </w:p>
        </w:tc>
        <w:tc>
          <w:tcPr>
            <w:tcW w:w="1417" w:type="dxa"/>
            <w:vMerge/>
            <w:tcBorders>
              <w:bottom w:val="single" w:sz="4" w:space="0" w:color="FFFFFF"/>
            </w:tcBorders>
            <w:shd w:val="clear" w:color="auto" w:fill="5B9BD5" w:themeFill="accent5"/>
          </w:tcPr>
          <w:p w14:paraId="4877F8A0" w14:textId="77777777" w:rsidR="00CC4A9C" w:rsidRPr="00DD1DA5" w:rsidRDefault="00CC4A9C" w:rsidP="008C0350">
            <w:pPr>
              <w:spacing w:line="276" w:lineRule="auto"/>
              <w:jc w:val="center"/>
              <w:rPr>
                <w:rFonts w:eastAsia="Times New Roman" w:cstheme="minorHAnsi"/>
                <w:b/>
                <w:bCs/>
                <w:color w:val="FFFFFF" w:themeColor="background1"/>
                <w:sz w:val="18"/>
                <w:szCs w:val="18"/>
                <w:lang w:eastAsia="en-GB"/>
              </w:rPr>
            </w:pPr>
          </w:p>
        </w:tc>
        <w:tc>
          <w:tcPr>
            <w:tcW w:w="709" w:type="dxa"/>
            <w:tcBorders>
              <w:bottom w:val="single" w:sz="4" w:space="0" w:color="FFFFFF"/>
            </w:tcBorders>
            <w:shd w:val="clear" w:color="auto" w:fill="5B9BD5" w:themeFill="accent5"/>
            <w:vAlign w:val="center"/>
          </w:tcPr>
          <w:p w14:paraId="3D89F7A7" w14:textId="77777777" w:rsidR="00CC4A9C" w:rsidRPr="00DD1DA5" w:rsidRDefault="00CC4A9C" w:rsidP="008C0350">
            <w:pPr>
              <w:spacing w:line="276" w:lineRule="auto"/>
              <w:jc w:val="center"/>
              <w:rPr>
                <w:rFonts w:eastAsia="Times New Roman" w:cstheme="minorHAnsi"/>
                <w:b/>
                <w:bCs/>
                <w:color w:val="FFFFFF" w:themeColor="background1"/>
                <w:sz w:val="18"/>
                <w:szCs w:val="18"/>
                <w:lang w:eastAsia="en-GB"/>
              </w:rPr>
            </w:pPr>
            <w:r w:rsidRPr="00DD1DA5">
              <w:rPr>
                <w:rFonts w:eastAsia="Times New Roman" w:cstheme="minorHAnsi"/>
                <w:b/>
                <w:bCs/>
                <w:color w:val="FFFFFF" w:themeColor="background1"/>
                <w:sz w:val="18"/>
                <w:szCs w:val="18"/>
                <w:lang w:eastAsia="en-GB"/>
              </w:rPr>
              <w:t>1</w:t>
            </w:r>
          </w:p>
        </w:tc>
        <w:tc>
          <w:tcPr>
            <w:tcW w:w="709" w:type="dxa"/>
            <w:tcBorders>
              <w:bottom w:val="single" w:sz="4" w:space="0" w:color="FFFFFF"/>
            </w:tcBorders>
            <w:shd w:val="clear" w:color="auto" w:fill="5B9BD5" w:themeFill="accent5"/>
            <w:vAlign w:val="center"/>
          </w:tcPr>
          <w:p w14:paraId="70EEA03A" w14:textId="77777777" w:rsidR="00CC4A9C" w:rsidRPr="00DD1DA5" w:rsidRDefault="00CC4A9C" w:rsidP="008C0350">
            <w:pPr>
              <w:spacing w:line="276" w:lineRule="auto"/>
              <w:jc w:val="center"/>
              <w:rPr>
                <w:rFonts w:eastAsia="Times New Roman" w:cstheme="minorHAnsi"/>
                <w:b/>
                <w:bCs/>
                <w:color w:val="FFFFFF" w:themeColor="background1"/>
                <w:sz w:val="18"/>
                <w:szCs w:val="18"/>
                <w:lang w:eastAsia="en-GB"/>
              </w:rPr>
            </w:pPr>
            <w:r w:rsidRPr="00DD1DA5">
              <w:rPr>
                <w:rFonts w:eastAsia="Times New Roman" w:cstheme="minorHAnsi"/>
                <w:b/>
                <w:bCs/>
                <w:color w:val="FFFFFF" w:themeColor="background1"/>
                <w:sz w:val="18"/>
                <w:szCs w:val="18"/>
                <w:lang w:eastAsia="en-GB"/>
              </w:rPr>
              <w:t>2</w:t>
            </w:r>
          </w:p>
        </w:tc>
        <w:tc>
          <w:tcPr>
            <w:tcW w:w="709" w:type="dxa"/>
            <w:tcBorders>
              <w:bottom w:val="single" w:sz="4" w:space="0" w:color="FFFFFF"/>
            </w:tcBorders>
            <w:shd w:val="clear" w:color="auto" w:fill="5B9BD5" w:themeFill="accent5"/>
            <w:vAlign w:val="center"/>
          </w:tcPr>
          <w:p w14:paraId="0D85B3C1" w14:textId="77777777" w:rsidR="00CC4A9C" w:rsidRPr="00DD1DA5" w:rsidRDefault="00CC4A9C" w:rsidP="008C0350">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3</w:t>
            </w:r>
          </w:p>
        </w:tc>
        <w:tc>
          <w:tcPr>
            <w:tcW w:w="708" w:type="dxa"/>
            <w:tcBorders>
              <w:bottom w:val="single" w:sz="4" w:space="0" w:color="FFFFFF"/>
            </w:tcBorders>
            <w:shd w:val="clear" w:color="auto" w:fill="5B9BD5" w:themeFill="accent5"/>
            <w:vAlign w:val="center"/>
          </w:tcPr>
          <w:p w14:paraId="5D4DAF21" w14:textId="77777777" w:rsidR="00CC4A9C" w:rsidRPr="00DD1DA5" w:rsidRDefault="00CC4A9C" w:rsidP="008C0350">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4</w:t>
            </w:r>
          </w:p>
        </w:tc>
        <w:tc>
          <w:tcPr>
            <w:tcW w:w="709" w:type="dxa"/>
            <w:tcBorders>
              <w:bottom w:val="single" w:sz="4" w:space="0" w:color="FFFFFF"/>
            </w:tcBorders>
            <w:shd w:val="clear" w:color="auto" w:fill="5B9BD5" w:themeFill="accent5"/>
            <w:vAlign w:val="center"/>
          </w:tcPr>
          <w:p w14:paraId="084471CA" w14:textId="77777777" w:rsidR="00CC4A9C" w:rsidRPr="00DD1DA5" w:rsidRDefault="00CC4A9C" w:rsidP="008C0350">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5</w:t>
            </w:r>
          </w:p>
        </w:tc>
        <w:tc>
          <w:tcPr>
            <w:tcW w:w="709" w:type="dxa"/>
            <w:tcBorders>
              <w:bottom w:val="single" w:sz="4" w:space="0" w:color="FFFFFF"/>
            </w:tcBorders>
            <w:shd w:val="clear" w:color="auto" w:fill="5B9BD5" w:themeFill="accent5"/>
            <w:vAlign w:val="center"/>
          </w:tcPr>
          <w:p w14:paraId="44CDFBF8" w14:textId="77777777" w:rsidR="00CC4A9C" w:rsidRPr="00DD1DA5" w:rsidRDefault="00CC4A9C" w:rsidP="008C0350">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sz w:val="18"/>
                <w:szCs w:val="18"/>
                <w:lang w:eastAsia="en-GB"/>
              </w:rPr>
              <w:t>6</w:t>
            </w:r>
          </w:p>
        </w:tc>
        <w:tc>
          <w:tcPr>
            <w:tcW w:w="709" w:type="dxa"/>
            <w:tcBorders>
              <w:bottom w:val="single" w:sz="4" w:space="0" w:color="FFFFFF"/>
            </w:tcBorders>
            <w:shd w:val="clear" w:color="auto" w:fill="5B9BD5" w:themeFill="accent5"/>
            <w:vAlign w:val="center"/>
          </w:tcPr>
          <w:p w14:paraId="2D482BAB" w14:textId="77777777" w:rsidR="00CC4A9C" w:rsidRPr="00DD1DA5" w:rsidRDefault="00CC4A9C" w:rsidP="008C0350">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7</w:t>
            </w:r>
          </w:p>
        </w:tc>
        <w:tc>
          <w:tcPr>
            <w:tcW w:w="766" w:type="dxa"/>
            <w:tcBorders>
              <w:bottom w:val="single" w:sz="4" w:space="0" w:color="FFFFFF"/>
            </w:tcBorders>
            <w:shd w:val="clear" w:color="auto" w:fill="5B9BD5" w:themeFill="accent5"/>
            <w:vAlign w:val="center"/>
          </w:tcPr>
          <w:p w14:paraId="44BFF90A" w14:textId="77777777" w:rsidR="00CC4A9C" w:rsidRPr="00DD1DA5" w:rsidRDefault="00CC4A9C" w:rsidP="008C0350">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8</w:t>
            </w:r>
          </w:p>
        </w:tc>
      </w:tr>
      <w:tr w:rsidR="004B7A3C" w:rsidRPr="00122941" w14:paraId="36EEB926" w14:textId="77777777" w:rsidTr="004B7A3C">
        <w:trPr>
          <w:trHeight w:val="336"/>
          <w:jc w:val="center"/>
        </w:trPr>
        <w:tc>
          <w:tcPr>
            <w:tcW w:w="1413" w:type="dxa"/>
            <w:vMerge w:val="restart"/>
            <w:tcBorders>
              <w:top w:val="single" w:sz="4" w:space="0" w:color="FFFFFF"/>
              <w:right w:val="single" w:sz="4" w:space="0" w:color="9CC2E5" w:themeColor="accent5" w:themeTint="99"/>
            </w:tcBorders>
            <w:vAlign w:val="center"/>
            <w:hideMark/>
          </w:tcPr>
          <w:p w14:paraId="0F738E9A" w14:textId="77777777" w:rsidR="00CC4A9C" w:rsidRPr="00B86799" w:rsidRDefault="00CC4A9C" w:rsidP="008C0350">
            <w:pPr>
              <w:spacing w:line="276" w:lineRule="auto"/>
              <w:jc w:val="center"/>
              <w:rPr>
                <w:rFonts w:eastAsia="Times New Roman" w:cstheme="minorHAnsi"/>
                <w:b/>
                <w:sz w:val="18"/>
                <w:szCs w:val="18"/>
                <w:lang w:eastAsia="en-GB"/>
              </w:rPr>
            </w:pPr>
            <w:r w:rsidRPr="00B86799">
              <w:rPr>
                <w:rFonts w:eastAsia="Times New Roman" w:cstheme="minorHAnsi"/>
                <w:b/>
                <w:kern w:val="24"/>
                <w:sz w:val="18"/>
                <w:szCs w:val="18"/>
                <w:lang w:eastAsia="en-GB"/>
              </w:rPr>
              <w:t>Sum of squared errors</w:t>
            </w:r>
          </w:p>
        </w:tc>
        <w:tc>
          <w:tcPr>
            <w:tcW w:w="1417" w:type="dxa"/>
            <w:tcBorders>
              <w:top w:val="single" w:sz="4" w:space="0" w:color="FFFFFF"/>
              <w:left w:val="single" w:sz="4" w:space="0" w:color="9CC2E5" w:themeColor="accent5" w:themeTint="99"/>
            </w:tcBorders>
            <w:vAlign w:val="center"/>
          </w:tcPr>
          <w:p w14:paraId="5F327206" w14:textId="77777777" w:rsidR="00CC4A9C" w:rsidRPr="00DD1DA5" w:rsidRDefault="00CC4A9C" w:rsidP="008C0350">
            <w:pPr>
              <w:spacing w:line="276" w:lineRule="auto"/>
              <w:jc w:val="center"/>
              <w:rPr>
                <w:rFonts w:eastAsia="Times New Roman" w:cstheme="minorHAnsi"/>
                <w:sz w:val="18"/>
                <w:szCs w:val="18"/>
                <w:lang w:eastAsia="en-GB"/>
              </w:rPr>
            </w:pPr>
            <w:r>
              <w:rPr>
                <w:rFonts w:eastAsia="Times New Roman" w:cstheme="minorHAnsi"/>
                <w:kern w:val="24"/>
                <w:sz w:val="18"/>
                <w:szCs w:val="18"/>
                <w:lang w:eastAsia="en-GB"/>
              </w:rPr>
              <w:t>Homogenous Import Model</w:t>
            </w:r>
          </w:p>
        </w:tc>
        <w:tc>
          <w:tcPr>
            <w:tcW w:w="709" w:type="dxa"/>
            <w:tcBorders>
              <w:top w:val="single" w:sz="4" w:space="0" w:color="FFFFFF"/>
            </w:tcBorders>
            <w:vAlign w:val="center"/>
          </w:tcPr>
          <w:p w14:paraId="2D4D4658" w14:textId="77777777" w:rsidR="00CC4A9C" w:rsidRPr="00122941" w:rsidRDefault="00CC4A9C" w:rsidP="008C0350">
            <w:pPr>
              <w:spacing w:line="276" w:lineRule="auto"/>
              <w:jc w:val="center"/>
              <w:rPr>
                <w:rFonts w:eastAsia="Times New Roman" w:cstheme="minorHAnsi"/>
                <w:sz w:val="17"/>
                <w:szCs w:val="17"/>
                <w:lang w:eastAsia="en-GB"/>
              </w:rPr>
            </w:pPr>
            <w:r w:rsidRPr="00122941">
              <w:rPr>
                <w:rFonts w:eastAsia="Times New Roman" w:cstheme="minorHAnsi"/>
                <w:sz w:val="17"/>
                <w:szCs w:val="17"/>
                <w:lang w:eastAsia="en-GB"/>
              </w:rPr>
              <w:t>5</w:t>
            </w:r>
          </w:p>
        </w:tc>
        <w:tc>
          <w:tcPr>
            <w:tcW w:w="709" w:type="dxa"/>
            <w:tcBorders>
              <w:top w:val="single" w:sz="4" w:space="0" w:color="FFFFFF"/>
            </w:tcBorders>
            <w:vAlign w:val="center"/>
          </w:tcPr>
          <w:p w14:paraId="0890629B" w14:textId="3BDB4A05" w:rsidR="00CC4A9C" w:rsidRPr="00122941" w:rsidRDefault="00CC4A9C" w:rsidP="008C0350">
            <w:pPr>
              <w:spacing w:line="276" w:lineRule="auto"/>
              <w:jc w:val="center"/>
              <w:rPr>
                <w:rFonts w:eastAsia="Times New Roman" w:cstheme="minorHAnsi"/>
                <w:sz w:val="17"/>
                <w:szCs w:val="17"/>
                <w:lang w:eastAsia="en-GB"/>
              </w:rPr>
            </w:pPr>
            <w:r w:rsidRPr="00122941">
              <w:rPr>
                <w:rFonts w:eastAsia="Times New Roman" w:cstheme="minorHAnsi"/>
                <w:sz w:val="17"/>
                <w:szCs w:val="17"/>
                <w:lang w:eastAsia="en-GB"/>
              </w:rPr>
              <w:t>4</w:t>
            </w:r>
          </w:p>
        </w:tc>
        <w:tc>
          <w:tcPr>
            <w:tcW w:w="709" w:type="dxa"/>
            <w:tcBorders>
              <w:top w:val="single" w:sz="4" w:space="0" w:color="FFFFFF"/>
            </w:tcBorders>
            <w:vAlign w:val="center"/>
          </w:tcPr>
          <w:p w14:paraId="26239679" w14:textId="3D12E3B5" w:rsidR="00CC4A9C" w:rsidRPr="00122941" w:rsidRDefault="0004503F" w:rsidP="008C0350">
            <w:pPr>
              <w:spacing w:line="276" w:lineRule="auto"/>
              <w:jc w:val="center"/>
              <w:rPr>
                <w:rFonts w:eastAsia="Times New Roman" w:cstheme="minorHAnsi"/>
                <w:color w:val="000000" w:themeColor="dark1"/>
                <w:kern w:val="24"/>
                <w:sz w:val="17"/>
                <w:szCs w:val="17"/>
                <w:lang w:eastAsia="en-GB"/>
              </w:rPr>
            </w:pPr>
            <w:r>
              <w:rPr>
                <w:rFonts w:eastAsia="Times New Roman" w:cstheme="minorHAnsi"/>
                <w:color w:val="000000" w:themeColor="dark1"/>
                <w:kern w:val="24"/>
                <w:sz w:val="17"/>
                <w:szCs w:val="17"/>
                <w:lang w:eastAsia="en-GB"/>
              </w:rPr>
              <w:t>3.5</w:t>
            </w:r>
          </w:p>
        </w:tc>
        <w:tc>
          <w:tcPr>
            <w:tcW w:w="708" w:type="dxa"/>
            <w:tcBorders>
              <w:top w:val="single" w:sz="4" w:space="0" w:color="FFFFFF"/>
            </w:tcBorders>
            <w:vAlign w:val="center"/>
          </w:tcPr>
          <w:p w14:paraId="3E506258" w14:textId="5FE07EDB" w:rsidR="00CC4A9C" w:rsidRPr="00122941" w:rsidRDefault="00CC4A9C" w:rsidP="0004503F">
            <w:pPr>
              <w:spacing w:line="276" w:lineRule="auto"/>
              <w:jc w:val="center"/>
              <w:rPr>
                <w:rFonts w:eastAsia="Times New Roman" w:cstheme="minorHAnsi"/>
                <w:color w:val="000000" w:themeColor="dark1"/>
                <w:kern w:val="24"/>
                <w:sz w:val="17"/>
                <w:szCs w:val="17"/>
                <w:lang w:eastAsia="en-GB"/>
              </w:rPr>
            </w:pPr>
            <w:r w:rsidRPr="00122941">
              <w:rPr>
                <w:rFonts w:eastAsia="Times New Roman" w:cstheme="minorHAnsi"/>
                <w:sz w:val="17"/>
                <w:szCs w:val="17"/>
                <w:lang w:eastAsia="en-GB"/>
              </w:rPr>
              <w:t>3</w:t>
            </w:r>
          </w:p>
        </w:tc>
        <w:tc>
          <w:tcPr>
            <w:tcW w:w="709" w:type="dxa"/>
            <w:tcBorders>
              <w:top w:val="single" w:sz="4" w:space="0" w:color="FFFFFF"/>
            </w:tcBorders>
            <w:vAlign w:val="center"/>
          </w:tcPr>
          <w:p w14:paraId="2CD9A143" w14:textId="27CFF4F4" w:rsidR="00CC4A9C" w:rsidRPr="00122941" w:rsidRDefault="0004503F" w:rsidP="008C0350">
            <w:pPr>
              <w:spacing w:line="276" w:lineRule="auto"/>
              <w:jc w:val="center"/>
              <w:rPr>
                <w:rFonts w:eastAsia="Times New Roman" w:cstheme="minorHAnsi"/>
                <w:color w:val="000000" w:themeColor="dark1"/>
                <w:kern w:val="24"/>
                <w:sz w:val="17"/>
                <w:szCs w:val="17"/>
                <w:lang w:eastAsia="en-GB"/>
              </w:rPr>
            </w:pPr>
            <w:r>
              <w:rPr>
                <w:rFonts w:eastAsia="Times New Roman" w:cstheme="minorHAnsi"/>
                <w:sz w:val="17"/>
                <w:szCs w:val="17"/>
                <w:lang w:eastAsia="en-GB"/>
              </w:rPr>
              <w:t>2.5</w:t>
            </w:r>
          </w:p>
        </w:tc>
        <w:tc>
          <w:tcPr>
            <w:tcW w:w="709" w:type="dxa"/>
            <w:tcBorders>
              <w:top w:val="single" w:sz="4" w:space="0" w:color="FFFFFF"/>
            </w:tcBorders>
            <w:vAlign w:val="center"/>
          </w:tcPr>
          <w:p w14:paraId="340C5245" w14:textId="790E2363" w:rsidR="00CC4A9C" w:rsidRPr="00122941" w:rsidRDefault="0004503F" w:rsidP="008C0350">
            <w:pPr>
              <w:spacing w:line="276" w:lineRule="auto"/>
              <w:jc w:val="center"/>
              <w:rPr>
                <w:rFonts w:eastAsia="Times New Roman" w:cstheme="minorHAnsi"/>
                <w:color w:val="000000" w:themeColor="dark1"/>
                <w:kern w:val="24"/>
                <w:sz w:val="17"/>
                <w:szCs w:val="17"/>
                <w:lang w:eastAsia="en-GB"/>
              </w:rPr>
            </w:pPr>
            <w:r>
              <w:rPr>
                <w:rFonts w:eastAsia="Times New Roman" w:cstheme="minorHAnsi"/>
                <w:sz w:val="17"/>
                <w:szCs w:val="17"/>
                <w:lang w:eastAsia="en-GB"/>
              </w:rPr>
              <w:t>2.25</w:t>
            </w:r>
          </w:p>
        </w:tc>
        <w:tc>
          <w:tcPr>
            <w:tcW w:w="709" w:type="dxa"/>
            <w:tcBorders>
              <w:top w:val="single" w:sz="4" w:space="0" w:color="FFFFFF"/>
            </w:tcBorders>
            <w:vAlign w:val="center"/>
          </w:tcPr>
          <w:p w14:paraId="57BCED1E" w14:textId="4CFA9ABE" w:rsidR="00CC4A9C" w:rsidRPr="00122941" w:rsidRDefault="0004503F" w:rsidP="008C0350">
            <w:pPr>
              <w:spacing w:line="276" w:lineRule="auto"/>
              <w:jc w:val="center"/>
              <w:rPr>
                <w:rFonts w:eastAsia="Times New Roman" w:cstheme="minorHAnsi"/>
                <w:color w:val="000000" w:themeColor="dark1"/>
                <w:kern w:val="24"/>
                <w:sz w:val="17"/>
                <w:szCs w:val="17"/>
                <w:lang w:eastAsia="en-GB"/>
              </w:rPr>
            </w:pPr>
            <w:r>
              <w:rPr>
                <w:rFonts w:eastAsia="Times New Roman" w:cstheme="minorHAnsi"/>
                <w:sz w:val="17"/>
                <w:szCs w:val="17"/>
                <w:lang w:eastAsia="en-GB"/>
              </w:rPr>
              <w:t>2</w:t>
            </w:r>
          </w:p>
        </w:tc>
        <w:tc>
          <w:tcPr>
            <w:tcW w:w="766" w:type="dxa"/>
            <w:tcBorders>
              <w:top w:val="single" w:sz="4" w:space="0" w:color="FFFFFF"/>
            </w:tcBorders>
            <w:vAlign w:val="center"/>
          </w:tcPr>
          <w:p w14:paraId="05E17FC1" w14:textId="2DB70060" w:rsidR="00CC4A9C" w:rsidRPr="00122941" w:rsidRDefault="0004503F" w:rsidP="008C0350">
            <w:pPr>
              <w:spacing w:line="276" w:lineRule="auto"/>
              <w:jc w:val="center"/>
              <w:rPr>
                <w:rFonts w:eastAsia="Times New Roman" w:cstheme="minorHAnsi"/>
                <w:color w:val="000000" w:themeColor="dark1"/>
                <w:kern w:val="24"/>
                <w:sz w:val="17"/>
                <w:szCs w:val="17"/>
                <w:lang w:eastAsia="en-GB"/>
              </w:rPr>
            </w:pPr>
            <w:r>
              <w:rPr>
                <w:rFonts w:eastAsia="Times New Roman" w:cstheme="minorHAnsi"/>
                <w:sz w:val="17"/>
                <w:szCs w:val="17"/>
                <w:lang w:eastAsia="en-GB"/>
              </w:rPr>
              <w:t>1.8</w:t>
            </w:r>
          </w:p>
        </w:tc>
      </w:tr>
      <w:tr w:rsidR="004B7A3C" w:rsidRPr="00122941" w14:paraId="16921800" w14:textId="77777777" w:rsidTr="004B7A3C">
        <w:trPr>
          <w:cnfStyle w:val="000000100000" w:firstRow="0" w:lastRow="0" w:firstColumn="0" w:lastColumn="0" w:oddVBand="0" w:evenVBand="0" w:oddHBand="1" w:evenHBand="0" w:firstRowFirstColumn="0" w:firstRowLastColumn="0" w:lastRowFirstColumn="0" w:lastRowLastColumn="0"/>
          <w:trHeight w:val="336"/>
          <w:jc w:val="center"/>
        </w:trPr>
        <w:tc>
          <w:tcPr>
            <w:tcW w:w="1413" w:type="dxa"/>
            <w:vMerge/>
            <w:tcBorders>
              <w:right w:val="single" w:sz="4" w:space="0" w:color="9CC2E5" w:themeColor="accent5" w:themeTint="99"/>
            </w:tcBorders>
            <w:vAlign w:val="center"/>
          </w:tcPr>
          <w:p w14:paraId="7F41BCD2" w14:textId="77777777" w:rsidR="00CC4A9C" w:rsidRPr="00B86799" w:rsidRDefault="00CC4A9C" w:rsidP="008C0350">
            <w:pPr>
              <w:spacing w:line="276" w:lineRule="auto"/>
              <w:jc w:val="center"/>
              <w:rPr>
                <w:rFonts w:eastAsia="Times New Roman" w:cstheme="minorHAnsi"/>
                <w:b/>
                <w:kern w:val="24"/>
                <w:sz w:val="18"/>
                <w:szCs w:val="18"/>
                <w:lang w:eastAsia="en-GB"/>
              </w:rPr>
            </w:pPr>
          </w:p>
        </w:tc>
        <w:tc>
          <w:tcPr>
            <w:tcW w:w="1417" w:type="dxa"/>
            <w:tcBorders>
              <w:left w:val="single" w:sz="4" w:space="0" w:color="9CC2E5" w:themeColor="accent5" w:themeTint="99"/>
            </w:tcBorders>
            <w:vAlign w:val="center"/>
          </w:tcPr>
          <w:p w14:paraId="17F5B236" w14:textId="7995B305" w:rsidR="00CC4A9C" w:rsidRPr="00DD1DA5" w:rsidRDefault="004B7A3C" w:rsidP="008C0350">
            <w:pPr>
              <w:spacing w:line="276" w:lineRule="auto"/>
              <w:jc w:val="center"/>
              <w:rPr>
                <w:rFonts w:eastAsia="Times New Roman" w:cstheme="minorHAnsi"/>
                <w:sz w:val="18"/>
                <w:szCs w:val="18"/>
                <w:lang w:eastAsia="en-GB"/>
              </w:rPr>
            </w:pPr>
            <w:r>
              <w:rPr>
                <w:rFonts w:eastAsia="Times New Roman" w:cstheme="minorHAnsi"/>
                <w:kern w:val="24"/>
                <w:sz w:val="18"/>
                <w:szCs w:val="18"/>
                <w:lang w:eastAsia="en-GB"/>
              </w:rPr>
              <w:t>Heterogeneous</w:t>
            </w:r>
            <w:r w:rsidR="00CC4A9C">
              <w:rPr>
                <w:rFonts w:eastAsia="Times New Roman" w:cstheme="minorHAnsi"/>
                <w:kern w:val="24"/>
                <w:sz w:val="18"/>
                <w:szCs w:val="18"/>
                <w:lang w:eastAsia="en-GB"/>
              </w:rPr>
              <w:t xml:space="preserve"> Import Model</w:t>
            </w:r>
            <w:r w:rsidR="007259A3" w:rsidRPr="007259A3">
              <w:rPr>
                <w:rFonts w:eastAsia="Times New Roman" w:cstheme="minorHAnsi"/>
                <w:kern w:val="24"/>
                <w:sz w:val="18"/>
                <w:szCs w:val="18"/>
                <w:vertAlign w:val="superscript"/>
                <w:lang w:eastAsia="en-GB"/>
              </w:rPr>
              <w:t>1</w:t>
            </w:r>
          </w:p>
        </w:tc>
        <w:tc>
          <w:tcPr>
            <w:tcW w:w="709" w:type="dxa"/>
            <w:vAlign w:val="center"/>
          </w:tcPr>
          <w:p w14:paraId="47C28713" w14:textId="6CE9DF11" w:rsidR="00CC4A9C" w:rsidRPr="00122941" w:rsidRDefault="008C0350" w:rsidP="008C0350">
            <w:pPr>
              <w:spacing w:line="276" w:lineRule="auto"/>
              <w:jc w:val="center"/>
              <w:rPr>
                <w:rFonts w:eastAsia="Times New Roman" w:cstheme="minorHAnsi"/>
                <w:sz w:val="17"/>
                <w:szCs w:val="17"/>
                <w:lang w:eastAsia="en-GB"/>
              </w:rPr>
            </w:pPr>
            <w:r>
              <w:rPr>
                <w:rFonts w:eastAsia="Times New Roman" w:cstheme="minorHAnsi"/>
                <w:sz w:val="17"/>
                <w:szCs w:val="17"/>
                <w:lang w:eastAsia="en-GB"/>
              </w:rPr>
              <w:t>5</w:t>
            </w:r>
          </w:p>
        </w:tc>
        <w:tc>
          <w:tcPr>
            <w:tcW w:w="709" w:type="dxa"/>
            <w:vAlign w:val="center"/>
          </w:tcPr>
          <w:p w14:paraId="0CC4CC5B" w14:textId="784BC91F" w:rsidR="00CC4A9C" w:rsidRPr="00122941" w:rsidRDefault="008C0350" w:rsidP="008C0350">
            <w:pPr>
              <w:spacing w:line="276" w:lineRule="auto"/>
              <w:jc w:val="center"/>
              <w:rPr>
                <w:rFonts w:eastAsia="Times New Roman" w:cstheme="minorHAnsi"/>
                <w:sz w:val="17"/>
                <w:szCs w:val="17"/>
                <w:lang w:eastAsia="en-GB"/>
              </w:rPr>
            </w:pPr>
            <w:r>
              <w:rPr>
                <w:rFonts w:eastAsia="Times New Roman" w:cstheme="minorHAnsi"/>
                <w:sz w:val="17"/>
                <w:szCs w:val="17"/>
                <w:lang w:eastAsia="en-GB"/>
              </w:rPr>
              <w:t>4.5</w:t>
            </w:r>
          </w:p>
        </w:tc>
        <w:tc>
          <w:tcPr>
            <w:tcW w:w="709" w:type="dxa"/>
            <w:vAlign w:val="center"/>
          </w:tcPr>
          <w:p w14:paraId="74E07A79" w14:textId="0E6F99FC" w:rsidR="00CC4A9C" w:rsidRPr="00122941" w:rsidRDefault="008C0350" w:rsidP="008C0350">
            <w:pPr>
              <w:spacing w:line="276" w:lineRule="auto"/>
              <w:jc w:val="center"/>
              <w:rPr>
                <w:rFonts w:eastAsia="Times New Roman" w:cstheme="minorHAnsi"/>
                <w:sz w:val="17"/>
                <w:szCs w:val="17"/>
                <w:lang w:eastAsia="en-GB"/>
              </w:rPr>
            </w:pPr>
            <w:r>
              <w:rPr>
                <w:rFonts w:eastAsia="Times New Roman" w:cstheme="minorHAnsi"/>
                <w:sz w:val="17"/>
                <w:szCs w:val="17"/>
                <w:lang w:eastAsia="en-GB"/>
              </w:rPr>
              <w:t>4</w:t>
            </w:r>
          </w:p>
        </w:tc>
        <w:tc>
          <w:tcPr>
            <w:tcW w:w="708" w:type="dxa"/>
            <w:vAlign w:val="center"/>
          </w:tcPr>
          <w:p w14:paraId="62C775BB" w14:textId="1E8D8121" w:rsidR="00CC4A9C" w:rsidRPr="00122941" w:rsidRDefault="007259A3" w:rsidP="008C0350">
            <w:pPr>
              <w:spacing w:line="276" w:lineRule="auto"/>
              <w:jc w:val="center"/>
              <w:rPr>
                <w:rFonts w:eastAsia="Times New Roman" w:cstheme="minorHAnsi"/>
                <w:sz w:val="17"/>
                <w:szCs w:val="17"/>
                <w:lang w:eastAsia="en-GB"/>
              </w:rPr>
            </w:pPr>
            <w:r>
              <w:rPr>
                <w:rFonts w:eastAsia="Times New Roman" w:cstheme="minorHAnsi"/>
                <w:sz w:val="17"/>
                <w:szCs w:val="17"/>
                <w:lang w:eastAsia="en-GB"/>
              </w:rPr>
              <w:t>3.5</w:t>
            </w:r>
          </w:p>
        </w:tc>
        <w:tc>
          <w:tcPr>
            <w:tcW w:w="709" w:type="dxa"/>
            <w:vAlign w:val="center"/>
          </w:tcPr>
          <w:p w14:paraId="18FC77DA" w14:textId="7AB165FC" w:rsidR="00CC4A9C" w:rsidRPr="00122941" w:rsidRDefault="007259A3" w:rsidP="008C0350">
            <w:pPr>
              <w:spacing w:line="276" w:lineRule="auto"/>
              <w:jc w:val="center"/>
              <w:rPr>
                <w:rFonts w:eastAsia="Times New Roman" w:cstheme="minorHAnsi"/>
                <w:sz w:val="17"/>
                <w:szCs w:val="17"/>
                <w:lang w:eastAsia="en-GB"/>
              </w:rPr>
            </w:pPr>
            <w:r>
              <w:rPr>
                <w:rFonts w:eastAsia="Times New Roman" w:cstheme="minorHAnsi"/>
                <w:sz w:val="17"/>
                <w:szCs w:val="17"/>
                <w:lang w:eastAsia="en-GB"/>
              </w:rPr>
              <w:t>3.25</w:t>
            </w:r>
          </w:p>
        </w:tc>
        <w:tc>
          <w:tcPr>
            <w:tcW w:w="709" w:type="dxa"/>
            <w:vAlign w:val="center"/>
          </w:tcPr>
          <w:p w14:paraId="288EB5C5" w14:textId="02A279C6" w:rsidR="00CC4A9C" w:rsidRPr="00122941" w:rsidRDefault="007259A3" w:rsidP="008C0350">
            <w:pPr>
              <w:spacing w:line="276" w:lineRule="auto"/>
              <w:jc w:val="center"/>
              <w:rPr>
                <w:rFonts w:eastAsia="Times New Roman" w:cstheme="minorHAnsi"/>
                <w:sz w:val="17"/>
                <w:szCs w:val="17"/>
                <w:lang w:eastAsia="en-GB"/>
              </w:rPr>
            </w:pPr>
            <w:r>
              <w:rPr>
                <w:rFonts w:eastAsia="Times New Roman" w:cstheme="minorHAnsi"/>
                <w:sz w:val="17"/>
                <w:szCs w:val="17"/>
                <w:lang w:eastAsia="en-GB"/>
              </w:rPr>
              <w:t>3</w:t>
            </w:r>
          </w:p>
        </w:tc>
        <w:tc>
          <w:tcPr>
            <w:tcW w:w="709" w:type="dxa"/>
            <w:vAlign w:val="center"/>
          </w:tcPr>
          <w:p w14:paraId="05E01CAA" w14:textId="621255DF" w:rsidR="00CC4A9C" w:rsidRPr="00122941" w:rsidRDefault="007259A3" w:rsidP="008C0350">
            <w:pPr>
              <w:spacing w:line="276" w:lineRule="auto"/>
              <w:jc w:val="center"/>
              <w:rPr>
                <w:rFonts w:eastAsia="Times New Roman" w:cstheme="minorHAnsi"/>
                <w:sz w:val="17"/>
                <w:szCs w:val="17"/>
                <w:lang w:eastAsia="en-GB"/>
              </w:rPr>
            </w:pPr>
            <w:r>
              <w:rPr>
                <w:rFonts w:eastAsia="Times New Roman" w:cstheme="minorHAnsi"/>
                <w:sz w:val="17"/>
                <w:szCs w:val="17"/>
                <w:lang w:eastAsia="en-GB"/>
              </w:rPr>
              <w:t>2.75</w:t>
            </w:r>
          </w:p>
        </w:tc>
        <w:tc>
          <w:tcPr>
            <w:tcW w:w="766" w:type="dxa"/>
            <w:vAlign w:val="center"/>
          </w:tcPr>
          <w:p w14:paraId="01B84DEC" w14:textId="504018AC" w:rsidR="00CC4A9C" w:rsidRPr="00122941" w:rsidRDefault="007259A3" w:rsidP="008C0350">
            <w:pPr>
              <w:spacing w:line="276" w:lineRule="auto"/>
              <w:jc w:val="center"/>
              <w:rPr>
                <w:rFonts w:eastAsia="Times New Roman" w:cstheme="minorHAnsi"/>
                <w:sz w:val="17"/>
                <w:szCs w:val="17"/>
                <w:lang w:eastAsia="en-GB"/>
              </w:rPr>
            </w:pPr>
            <w:r>
              <w:rPr>
                <w:rFonts w:eastAsia="Times New Roman" w:cstheme="minorHAnsi"/>
                <w:sz w:val="17"/>
                <w:szCs w:val="17"/>
                <w:lang w:eastAsia="en-GB"/>
              </w:rPr>
              <w:t>2.5</w:t>
            </w:r>
          </w:p>
        </w:tc>
      </w:tr>
      <w:tr w:rsidR="004B7A3C" w:rsidRPr="00122941" w14:paraId="5617977C" w14:textId="77777777" w:rsidTr="004B7A3C">
        <w:trPr>
          <w:trHeight w:val="23"/>
          <w:jc w:val="center"/>
        </w:trPr>
        <w:tc>
          <w:tcPr>
            <w:tcW w:w="1413" w:type="dxa"/>
            <w:vMerge w:val="restart"/>
            <w:tcBorders>
              <w:right w:val="single" w:sz="4" w:space="0" w:color="9CC2E5" w:themeColor="accent5" w:themeTint="99"/>
            </w:tcBorders>
            <w:vAlign w:val="center"/>
            <w:hideMark/>
          </w:tcPr>
          <w:p w14:paraId="7DAF737E" w14:textId="77777777" w:rsidR="00CC4A9C" w:rsidRPr="00B86799" w:rsidRDefault="00CC4A9C" w:rsidP="008C0350">
            <w:pPr>
              <w:spacing w:line="276" w:lineRule="auto"/>
              <w:jc w:val="center"/>
              <w:rPr>
                <w:rFonts w:eastAsia="Times New Roman" w:cstheme="minorHAnsi"/>
                <w:b/>
                <w:sz w:val="18"/>
                <w:szCs w:val="18"/>
                <w:lang w:eastAsia="en-GB"/>
              </w:rPr>
            </w:pPr>
            <w:r w:rsidRPr="00B86799">
              <w:rPr>
                <w:rFonts w:eastAsia="Times New Roman" w:cstheme="minorHAnsi"/>
                <w:b/>
                <w:kern w:val="24"/>
                <w:sz w:val="18"/>
                <w:szCs w:val="18"/>
                <w:lang w:eastAsia="en-GB"/>
              </w:rPr>
              <w:t>Difference between modelled and observed overall prevalence of human salmonellosis</w:t>
            </w:r>
          </w:p>
        </w:tc>
        <w:tc>
          <w:tcPr>
            <w:tcW w:w="1417" w:type="dxa"/>
            <w:tcBorders>
              <w:left w:val="single" w:sz="4" w:space="0" w:color="9CC2E5" w:themeColor="accent5" w:themeTint="99"/>
            </w:tcBorders>
            <w:vAlign w:val="center"/>
          </w:tcPr>
          <w:p w14:paraId="4EEEA228" w14:textId="77777777" w:rsidR="00CC4A9C" w:rsidRPr="00DD1DA5" w:rsidRDefault="00CC4A9C" w:rsidP="008C0350">
            <w:pPr>
              <w:spacing w:line="276" w:lineRule="auto"/>
              <w:jc w:val="center"/>
              <w:rPr>
                <w:rFonts w:eastAsia="Times New Roman" w:cstheme="minorHAnsi"/>
                <w:sz w:val="18"/>
                <w:szCs w:val="18"/>
                <w:lang w:eastAsia="en-GB"/>
              </w:rPr>
            </w:pPr>
            <w:r>
              <w:rPr>
                <w:rFonts w:eastAsia="Times New Roman" w:cstheme="minorHAnsi"/>
                <w:kern w:val="24"/>
                <w:sz w:val="18"/>
                <w:szCs w:val="18"/>
                <w:lang w:eastAsia="en-GB"/>
              </w:rPr>
              <w:t>Homogenous Import Model</w:t>
            </w:r>
          </w:p>
        </w:tc>
        <w:tc>
          <w:tcPr>
            <w:tcW w:w="709" w:type="dxa"/>
            <w:vAlign w:val="center"/>
          </w:tcPr>
          <w:p w14:paraId="33CFBC43" w14:textId="77777777" w:rsidR="00CC4A9C" w:rsidRPr="00122941" w:rsidRDefault="00CC4A9C" w:rsidP="008C0350">
            <w:pPr>
              <w:spacing w:line="276" w:lineRule="auto"/>
              <w:jc w:val="center"/>
              <w:rPr>
                <w:rFonts w:eastAsia="Times New Roman" w:cstheme="minorHAnsi"/>
                <w:sz w:val="17"/>
                <w:szCs w:val="17"/>
                <w:lang w:eastAsia="en-GB"/>
              </w:rPr>
            </w:pPr>
            <w:r w:rsidRPr="00122941">
              <w:rPr>
                <w:rFonts w:eastAsia="Times New Roman" w:cstheme="minorHAnsi"/>
                <w:sz w:val="17"/>
                <w:szCs w:val="17"/>
                <w:lang w:eastAsia="en-GB"/>
              </w:rPr>
              <w:t>0.593</w:t>
            </w:r>
          </w:p>
        </w:tc>
        <w:tc>
          <w:tcPr>
            <w:tcW w:w="709" w:type="dxa"/>
            <w:vAlign w:val="center"/>
          </w:tcPr>
          <w:p w14:paraId="4376271D" w14:textId="48895C59" w:rsidR="00CC4A9C" w:rsidRPr="00122941" w:rsidRDefault="0004503F" w:rsidP="008C0350">
            <w:pPr>
              <w:spacing w:line="276" w:lineRule="auto"/>
              <w:jc w:val="center"/>
              <w:rPr>
                <w:rFonts w:eastAsia="Times New Roman" w:cstheme="minorHAnsi"/>
                <w:sz w:val="17"/>
                <w:szCs w:val="17"/>
                <w:lang w:eastAsia="en-GB"/>
              </w:rPr>
            </w:pPr>
            <w:r>
              <w:rPr>
                <w:rFonts w:eastAsia="Times New Roman" w:cstheme="minorHAnsi"/>
                <w:sz w:val="17"/>
                <w:szCs w:val="17"/>
                <w:lang w:eastAsia="en-GB"/>
              </w:rPr>
              <w:t>0.474</w:t>
            </w:r>
          </w:p>
        </w:tc>
        <w:tc>
          <w:tcPr>
            <w:tcW w:w="709" w:type="dxa"/>
            <w:vAlign w:val="center"/>
          </w:tcPr>
          <w:p w14:paraId="26C75608" w14:textId="7DA16920" w:rsidR="00CC4A9C" w:rsidRPr="00122941" w:rsidRDefault="0004503F" w:rsidP="008C0350">
            <w:pPr>
              <w:spacing w:line="276" w:lineRule="auto"/>
              <w:jc w:val="center"/>
              <w:rPr>
                <w:rFonts w:eastAsia="Times New Roman" w:cstheme="minorHAnsi"/>
                <w:color w:val="000000" w:themeColor="dark1"/>
                <w:kern w:val="24"/>
                <w:sz w:val="17"/>
                <w:szCs w:val="17"/>
                <w:lang w:eastAsia="en-GB"/>
              </w:rPr>
            </w:pPr>
            <w:r>
              <w:rPr>
                <w:rFonts w:eastAsia="Times New Roman" w:cstheme="minorHAnsi"/>
                <w:sz w:val="17"/>
                <w:szCs w:val="17"/>
                <w:lang w:eastAsia="en-GB"/>
              </w:rPr>
              <w:t>0.356</w:t>
            </w:r>
          </w:p>
        </w:tc>
        <w:tc>
          <w:tcPr>
            <w:tcW w:w="708" w:type="dxa"/>
            <w:vAlign w:val="center"/>
          </w:tcPr>
          <w:p w14:paraId="483C4A38" w14:textId="0C1ED900" w:rsidR="00CC4A9C" w:rsidRPr="00122941" w:rsidRDefault="0004503F" w:rsidP="0004503F">
            <w:pPr>
              <w:spacing w:line="276" w:lineRule="auto"/>
              <w:jc w:val="center"/>
              <w:rPr>
                <w:rFonts w:eastAsia="Times New Roman" w:cstheme="minorHAnsi"/>
                <w:color w:val="000000" w:themeColor="dark1"/>
                <w:kern w:val="24"/>
                <w:sz w:val="17"/>
                <w:szCs w:val="17"/>
                <w:lang w:eastAsia="en-GB"/>
              </w:rPr>
            </w:pPr>
            <w:r>
              <w:rPr>
                <w:rFonts w:eastAsia="Times New Roman" w:cstheme="minorHAnsi"/>
                <w:color w:val="000000" w:themeColor="dark1"/>
                <w:kern w:val="24"/>
                <w:sz w:val="17"/>
                <w:szCs w:val="17"/>
                <w:lang w:eastAsia="en-GB"/>
              </w:rPr>
              <w:t>0.237</w:t>
            </w:r>
          </w:p>
        </w:tc>
        <w:tc>
          <w:tcPr>
            <w:tcW w:w="709" w:type="dxa"/>
            <w:vAlign w:val="center"/>
          </w:tcPr>
          <w:p w14:paraId="4BF833F7" w14:textId="65FB60E8" w:rsidR="00CC4A9C" w:rsidRPr="00122941" w:rsidRDefault="0004503F" w:rsidP="0004503F">
            <w:pPr>
              <w:spacing w:line="276" w:lineRule="auto"/>
              <w:jc w:val="center"/>
              <w:rPr>
                <w:rFonts w:eastAsia="Times New Roman" w:cstheme="minorHAnsi"/>
                <w:color w:val="000000" w:themeColor="dark1"/>
                <w:kern w:val="24"/>
                <w:sz w:val="17"/>
                <w:szCs w:val="17"/>
                <w:lang w:eastAsia="en-GB"/>
              </w:rPr>
            </w:pPr>
            <w:r>
              <w:rPr>
                <w:rFonts w:eastAsia="Times New Roman" w:cstheme="minorHAnsi"/>
                <w:color w:val="000000" w:themeColor="dark1"/>
                <w:kern w:val="24"/>
                <w:sz w:val="17"/>
                <w:szCs w:val="17"/>
                <w:lang w:eastAsia="en-GB"/>
              </w:rPr>
              <w:t>0.178</w:t>
            </w:r>
          </w:p>
        </w:tc>
        <w:tc>
          <w:tcPr>
            <w:tcW w:w="709" w:type="dxa"/>
            <w:vAlign w:val="center"/>
          </w:tcPr>
          <w:p w14:paraId="0BEE5A9C" w14:textId="5C652A93" w:rsidR="00CC4A9C" w:rsidRPr="00122941" w:rsidRDefault="0004503F" w:rsidP="008C0350">
            <w:pPr>
              <w:spacing w:line="276" w:lineRule="auto"/>
              <w:jc w:val="center"/>
              <w:rPr>
                <w:rFonts w:eastAsia="Times New Roman" w:cstheme="minorHAnsi"/>
                <w:sz w:val="17"/>
                <w:szCs w:val="17"/>
                <w:lang w:eastAsia="en-GB"/>
              </w:rPr>
            </w:pPr>
            <w:r>
              <w:rPr>
                <w:rFonts w:eastAsia="Times New Roman" w:cstheme="minorHAnsi"/>
                <w:sz w:val="17"/>
                <w:szCs w:val="17"/>
                <w:lang w:eastAsia="en-GB"/>
              </w:rPr>
              <w:t>0.148</w:t>
            </w:r>
          </w:p>
        </w:tc>
        <w:tc>
          <w:tcPr>
            <w:tcW w:w="709" w:type="dxa"/>
            <w:vAlign w:val="center"/>
          </w:tcPr>
          <w:p w14:paraId="5216B7E9" w14:textId="6BC89D49" w:rsidR="00CC4A9C" w:rsidRPr="00122941" w:rsidRDefault="0004503F" w:rsidP="0004503F">
            <w:pPr>
              <w:spacing w:line="276" w:lineRule="auto"/>
              <w:jc w:val="center"/>
              <w:rPr>
                <w:rFonts w:eastAsia="Times New Roman" w:cstheme="minorHAnsi"/>
                <w:sz w:val="17"/>
                <w:szCs w:val="17"/>
                <w:lang w:eastAsia="en-GB"/>
              </w:rPr>
            </w:pPr>
            <w:r>
              <w:rPr>
                <w:rFonts w:eastAsia="Times New Roman" w:cstheme="minorHAnsi"/>
                <w:sz w:val="17"/>
                <w:szCs w:val="17"/>
                <w:lang w:eastAsia="en-GB"/>
              </w:rPr>
              <w:t>0.119</w:t>
            </w:r>
          </w:p>
        </w:tc>
        <w:tc>
          <w:tcPr>
            <w:tcW w:w="766" w:type="dxa"/>
            <w:vAlign w:val="center"/>
          </w:tcPr>
          <w:p w14:paraId="4C9A4A0C" w14:textId="6095D6E1" w:rsidR="00CC4A9C" w:rsidRPr="00122941" w:rsidRDefault="0004503F" w:rsidP="0004503F">
            <w:pPr>
              <w:spacing w:line="276" w:lineRule="auto"/>
              <w:jc w:val="center"/>
              <w:rPr>
                <w:rFonts w:eastAsia="Times New Roman" w:cstheme="minorHAnsi"/>
                <w:sz w:val="17"/>
                <w:szCs w:val="17"/>
                <w:lang w:eastAsia="en-GB"/>
              </w:rPr>
            </w:pPr>
            <w:r>
              <w:rPr>
                <w:rFonts w:eastAsia="Times New Roman" w:cstheme="minorHAnsi"/>
                <w:sz w:val="17"/>
                <w:szCs w:val="17"/>
                <w:lang w:eastAsia="en-GB"/>
              </w:rPr>
              <w:t>0.104</w:t>
            </w:r>
          </w:p>
        </w:tc>
      </w:tr>
      <w:tr w:rsidR="004B7A3C" w:rsidRPr="00122941" w14:paraId="3D7FE872" w14:textId="77777777" w:rsidTr="004B7A3C">
        <w:trPr>
          <w:cnfStyle w:val="000000100000" w:firstRow="0" w:lastRow="0" w:firstColumn="0" w:lastColumn="0" w:oddVBand="0" w:evenVBand="0" w:oddHBand="1" w:evenHBand="0" w:firstRowFirstColumn="0" w:firstRowLastColumn="0" w:lastRowFirstColumn="0" w:lastRowLastColumn="0"/>
          <w:trHeight w:val="23"/>
          <w:jc w:val="center"/>
        </w:trPr>
        <w:tc>
          <w:tcPr>
            <w:tcW w:w="1413" w:type="dxa"/>
            <w:vMerge/>
            <w:tcBorders>
              <w:right w:val="single" w:sz="4" w:space="0" w:color="9CC2E5" w:themeColor="accent5" w:themeTint="99"/>
            </w:tcBorders>
            <w:vAlign w:val="center"/>
          </w:tcPr>
          <w:p w14:paraId="621B43D1" w14:textId="77777777" w:rsidR="00CC4A9C" w:rsidRPr="00B86799" w:rsidRDefault="00CC4A9C" w:rsidP="008C0350">
            <w:pPr>
              <w:spacing w:line="276" w:lineRule="auto"/>
              <w:jc w:val="center"/>
              <w:rPr>
                <w:rFonts w:eastAsia="Times New Roman" w:cstheme="minorHAnsi"/>
                <w:b/>
                <w:kern w:val="24"/>
                <w:sz w:val="18"/>
                <w:szCs w:val="18"/>
                <w:lang w:eastAsia="en-GB"/>
              </w:rPr>
            </w:pPr>
          </w:p>
        </w:tc>
        <w:tc>
          <w:tcPr>
            <w:tcW w:w="1417" w:type="dxa"/>
            <w:tcBorders>
              <w:left w:val="single" w:sz="4" w:space="0" w:color="9CC2E5" w:themeColor="accent5" w:themeTint="99"/>
            </w:tcBorders>
            <w:vAlign w:val="center"/>
          </w:tcPr>
          <w:p w14:paraId="4B05859D" w14:textId="662BB21A" w:rsidR="00CC4A9C" w:rsidRPr="00DD1DA5" w:rsidRDefault="004B7A3C" w:rsidP="008C0350">
            <w:pPr>
              <w:spacing w:line="276" w:lineRule="auto"/>
              <w:jc w:val="center"/>
              <w:rPr>
                <w:rFonts w:eastAsia="Times New Roman" w:cstheme="minorHAnsi"/>
                <w:sz w:val="18"/>
                <w:szCs w:val="18"/>
                <w:lang w:eastAsia="en-GB"/>
              </w:rPr>
            </w:pPr>
            <w:r>
              <w:rPr>
                <w:rFonts w:eastAsia="Times New Roman" w:cstheme="minorHAnsi"/>
                <w:kern w:val="24"/>
                <w:sz w:val="18"/>
                <w:szCs w:val="18"/>
                <w:lang w:eastAsia="en-GB"/>
              </w:rPr>
              <w:t>Heterogeneous</w:t>
            </w:r>
            <w:r w:rsidR="00CC4A9C">
              <w:rPr>
                <w:rFonts w:eastAsia="Times New Roman" w:cstheme="minorHAnsi"/>
                <w:kern w:val="24"/>
                <w:sz w:val="18"/>
                <w:szCs w:val="18"/>
                <w:lang w:eastAsia="en-GB"/>
              </w:rPr>
              <w:t xml:space="preserve"> Import Model</w:t>
            </w:r>
            <w:r w:rsidR="007259A3" w:rsidRPr="007259A3">
              <w:rPr>
                <w:rFonts w:eastAsia="Times New Roman" w:cstheme="minorHAnsi"/>
                <w:kern w:val="24"/>
                <w:sz w:val="18"/>
                <w:szCs w:val="18"/>
                <w:vertAlign w:val="superscript"/>
                <w:lang w:eastAsia="en-GB"/>
              </w:rPr>
              <w:t>1</w:t>
            </w:r>
          </w:p>
        </w:tc>
        <w:tc>
          <w:tcPr>
            <w:tcW w:w="709" w:type="dxa"/>
            <w:vAlign w:val="center"/>
          </w:tcPr>
          <w:p w14:paraId="2DE3A5F6" w14:textId="06F1A01C" w:rsidR="00CC4A9C" w:rsidRPr="00122941" w:rsidRDefault="007259A3" w:rsidP="008C0350">
            <w:pPr>
              <w:spacing w:line="276" w:lineRule="auto"/>
              <w:jc w:val="center"/>
              <w:rPr>
                <w:rFonts w:eastAsia="Times New Roman" w:cstheme="minorHAnsi"/>
                <w:sz w:val="17"/>
                <w:szCs w:val="17"/>
                <w:lang w:eastAsia="en-GB"/>
              </w:rPr>
            </w:pPr>
            <w:r>
              <w:rPr>
                <w:rFonts w:eastAsia="Times New Roman" w:cstheme="minorHAnsi"/>
                <w:sz w:val="17"/>
                <w:szCs w:val="17"/>
                <w:lang w:eastAsia="en-GB"/>
              </w:rPr>
              <w:t>0.593</w:t>
            </w:r>
          </w:p>
        </w:tc>
        <w:tc>
          <w:tcPr>
            <w:tcW w:w="709" w:type="dxa"/>
            <w:vAlign w:val="center"/>
          </w:tcPr>
          <w:p w14:paraId="1162A49D" w14:textId="10624C96" w:rsidR="00CC4A9C" w:rsidRPr="00122941" w:rsidRDefault="007259A3" w:rsidP="008C0350">
            <w:pPr>
              <w:jc w:val="center"/>
              <w:rPr>
                <w:rFonts w:eastAsia="Times New Roman" w:cstheme="minorHAnsi"/>
                <w:sz w:val="17"/>
                <w:szCs w:val="17"/>
                <w:lang w:eastAsia="en-GB"/>
              </w:rPr>
            </w:pPr>
            <w:r>
              <w:rPr>
                <w:rFonts w:eastAsia="Times New Roman" w:cstheme="minorHAnsi"/>
                <w:sz w:val="17"/>
                <w:szCs w:val="17"/>
                <w:lang w:eastAsia="en-GB"/>
              </w:rPr>
              <w:t>0.474</w:t>
            </w:r>
          </w:p>
        </w:tc>
        <w:tc>
          <w:tcPr>
            <w:tcW w:w="709" w:type="dxa"/>
            <w:vAlign w:val="center"/>
          </w:tcPr>
          <w:p w14:paraId="1051D123" w14:textId="3340B189" w:rsidR="00CC4A9C" w:rsidRPr="00122941" w:rsidRDefault="007259A3" w:rsidP="008C0350">
            <w:pPr>
              <w:jc w:val="center"/>
              <w:rPr>
                <w:rFonts w:eastAsia="Times New Roman" w:cstheme="minorHAnsi"/>
                <w:sz w:val="17"/>
                <w:szCs w:val="17"/>
                <w:lang w:eastAsia="en-GB"/>
              </w:rPr>
            </w:pPr>
            <w:r>
              <w:rPr>
                <w:rFonts w:eastAsia="Times New Roman" w:cstheme="minorHAnsi"/>
                <w:sz w:val="17"/>
                <w:szCs w:val="17"/>
                <w:lang w:eastAsia="en-GB"/>
              </w:rPr>
              <w:t>0.356</w:t>
            </w:r>
          </w:p>
        </w:tc>
        <w:tc>
          <w:tcPr>
            <w:tcW w:w="708" w:type="dxa"/>
            <w:vAlign w:val="center"/>
          </w:tcPr>
          <w:p w14:paraId="2DD0E4BD" w14:textId="319319F3" w:rsidR="00CC4A9C" w:rsidRPr="00122941" w:rsidRDefault="007259A3" w:rsidP="008C0350">
            <w:pPr>
              <w:jc w:val="center"/>
              <w:rPr>
                <w:rFonts w:eastAsia="Times New Roman" w:cstheme="minorHAnsi"/>
                <w:sz w:val="17"/>
                <w:szCs w:val="17"/>
                <w:lang w:eastAsia="en-GB"/>
              </w:rPr>
            </w:pPr>
            <w:r>
              <w:rPr>
                <w:rFonts w:eastAsia="Times New Roman" w:cstheme="minorHAnsi"/>
                <w:sz w:val="17"/>
                <w:szCs w:val="17"/>
                <w:lang w:eastAsia="en-GB"/>
              </w:rPr>
              <w:t>0.297</w:t>
            </w:r>
          </w:p>
        </w:tc>
        <w:tc>
          <w:tcPr>
            <w:tcW w:w="709" w:type="dxa"/>
            <w:vAlign w:val="center"/>
          </w:tcPr>
          <w:p w14:paraId="41E3E2E7" w14:textId="5128785F" w:rsidR="00CC4A9C" w:rsidRPr="00122941" w:rsidRDefault="007259A3" w:rsidP="008C0350">
            <w:pPr>
              <w:jc w:val="center"/>
              <w:rPr>
                <w:rFonts w:eastAsia="Times New Roman" w:cstheme="minorHAnsi"/>
                <w:sz w:val="17"/>
                <w:szCs w:val="17"/>
                <w:lang w:eastAsia="en-GB"/>
              </w:rPr>
            </w:pPr>
            <w:r>
              <w:rPr>
                <w:rFonts w:eastAsia="Times New Roman" w:cstheme="minorHAnsi"/>
                <w:sz w:val="17"/>
                <w:szCs w:val="17"/>
                <w:lang w:eastAsia="en-GB"/>
              </w:rPr>
              <w:t>0.237</w:t>
            </w:r>
          </w:p>
        </w:tc>
        <w:tc>
          <w:tcPr>
            <w:tcW w:w="709" w:type="dxa"/>
            <w:vAlign w:val="center"/>
          </w:tcPr>
          <w:p w14:paraId="5E849341" w14:textId="52E6CBDD" w:rsidR="00CC4A9C" w:rsidRPr="00122941" w:rsidRDefault="007259A3" w:rsidP="008C0350">
            <w:pPr>
              <w:spacing w:line="276" w:lineRule="auto"/>
              <w:jc w:val="center"/>
              <w:rPr>
                <w:rFonts w:eastAsia="Times New Roman" w:cstheme="minorHAnsi"/>
                <w:sz w:val="17"/>
                <w:szCs w:val="17"/>
                <w:lang w:eastAsia="en-GB"/>
              </w:rPr>
            </w:pPr>
            <w:r>
              <w:rPr>
                <w:rFonts w:eastAsia="Times New Roman" w:cstheme="minorHAnsi"/>
                <w:sz w:val="17"/>
                <w:szCs w:val="17"/>
                <w:lang w:eastAsia="en-GB"/>
              </w:rPr>
              <w:t>0.178</w:t>
            </w:r>
          </w:p>
        </w:tc>
        <w:tc>
          <w:tcPr>
            <w:tcW w:w="709" w:type="dxa"/>
            <w:vAlign w:val="center"/>
          </w:tcPr>
          <w:p w14:paraId="1F120E90" w14:textId="57395450" w:rsidR="00CC4A9C" w:rsidRPr="00122941" w:rsidRDefault="007259A3" w:rsidP="008C0350">
            <w:pPr>
              <w:spacing w:line="276" w:lineRule="auto"/>
              <w:jc w:val="center"/>
              <w:rPr>
                <w:rFonts w:eastAsia="Times New Roman" w:cstheme="minorHAnsi"/>
                <w:sz w:val="17"/>
                <w:szCs w:val="17"/>
                <w:lang w:eastAsia="en-GB"/>
              </w:rPr>
            </w:pPr>
            <w:r>
              <w:rPr>
                <w:rFonts w:eastAsia="Times New Roman" w:cstheme="minorHAnsi"/>
                <w:sz w:val="17"/>
                <w:szCs w:val="17"/>
                <w:lang w:eastAsia="en-GB"/>
              </w:rPr>
              <w:t>0.148</w:t>
            </w:r>
          </w:p>
        </w:tc>
        <w:tc>
          <w:tcPr>
            <w:tcW w:w="766" w:type="dxa"/>
            <w:vAlign w:val="center"/>
          </w:tcPr>
          <w:p w14:paraId="12C57E03" w14:textId="06A9D5D5" w:rsidR="00CC4A9C" w:rsidRPr="00122941" w:rsidRDefault="007259A3" w:rsidP="008C0350">
            <w:pPr>
              <w:spacing w:line="276" w:lineRule="auto"/>
              <w:jc w:val="center"/>
              <w:rPr>
                <w:rFonts w:eastAsia="Times New Roman" w:cstheme="minorHAnsi"/>
                <w:sz w:val="17"/>
                <w:szCs w:val="17"/>
                <w:lang w:eastAsia="en-GB"/>
              </w:rPr>
            </w:pPr>
            <w:r>
              <w:rPr>
                <w:rFonts w:eastAsia="Times New Roman" w:cstheme="minorHAnsi"/>
                <w:sz w:val="17"/>
                <w:szCs w:val="17"/>
                <w:lang w:eastAsia="en-GB"/>
              </w:rPr>
              <w:t>0.119</w:t>
            </w:r>
          </w:p>
        </w:tc>
      </w:tr>
      <w:tr w:rsidR="004B7A3C" w:rsidRPr="00122941" w14:paraId="62AF4A74" w14:textId="77777777" w:rsidTr="004B7A3C">
        <w:trPr>
          <w:trHeight w:val="215"/>
          <w:jc w:val="center"/>
        </w:trPr>
        <w:tc>
          <w:tcPr>
            <w:tcW w:w="1413" w:type="dxa"/>
            <w:vMerge w:val="restart"/>
            <w:tcBorders>
              <w:right w:val="single" w:sz="4" w:space="0" w:color="9CC2E5" w:themeColor="accent5" w:themeTint="99"/>
            </w:tcBorders>
            <w:vAlign w:val="center"/>
            <w:hideMark/>
          </w:tcPr>
          <w:p w14:paraId="6F052F75" w14:textId="77777777" w:rsidR="00CC4A9C" w:rsidRPr="00B86799" w:rsidRDefault="00CC4A9C" w:rsidP="008C0350">
            <w:pPr>
              <w:spacing w:line="276" w:lineRule="auto"/>
              <w:jc w:val="center"/>
              <w:rPr>
                <w:rFonts w:eastAsia="Times New Roman" w:cstheme="minorHAnsi"/>
                <w:b/>
                <w:sz w:val="18"/>
                <w:szCs w:val="18"/>
                <w:lang w:eastAsia="en-GB"/>
              </w:rPr>
            </w:pPr>
            <w:r w:rsidRPr="00B86799">
              <w:rPr>
                <w:rFonts w:eastAsia="Times New Roman" w:cstheme="minorHAnsi"/>
                <w:b/>
                <w:kern w:val="24"/>
                <w:sz w:val="18"/>
                <w:szCs w:val="18"/>
                <w:lang w:eastAsia="en-GB"/>
              </w:rPr>
              <w:t>Difference between modelled and observed proportion of resistant human salmonellosis</w:t>
            </w:r>
          </w:p>
        </w:tc>
        <w:tc>
          <w:tcPr>
            <w:tcW w:w="1417" w:type="dxa"/>
            <w:tcBorders>
              <w:left w:val="single" w:sz="4" w:space="0" w:color="9CC2E5" w:themeColor="accent5" w:themeTint="99"/>
            </w:tcBorders>
            <w:vAlign w:val="center"/>
          </w:tcPr>
          <w:p w14:paraId="34FA97BC" w14:textId="77777777" w:rsidR="00CC4A9C" w:rsidRPr="00DD1DA5" w:rsidRDefault="00CC4A9C" w:rsidP="008C0350">
            <w:pPr>
              <w:spacing w:line="276" w:lineRule="auto"/>
              <w:jc w:val="center"/>
              <w:rPr>
                <w:rFonts w:eastAsia="Times New Roman" w:cstheme="minorHAnsi"/>
                <w:sz w:val="18"/>
                <w:szCs w:val="18"/>
                <w:lang w:eastAsia="en-GB"/>
              </w:rPr>
            </w:pPr>
            <w:r>
              <w:rPr>
                <w:rFonts w:eastAsia="Times New Roman" w:cstheme="minorHAnsi"/>
                <w:kern w:val="24"/>
                <w:sz w:val="18"/>
                <w:szCs w:val="18"/>
                <w:lang w:eastAsia="en-GB"/>
              </w:rPr>
              <w:t>Homogenous Import Model</w:t>
            </w:r>
          </w:p>
        </w:tc>
        <w:tc>
          <w:tcPr>
            <w:tcW w:w="709" w:type="dxa"/>
            <w:vAlign w:val="center"/>
          </w:tcPr>
          <w:p w14:paraId="0C9BE76F" w14:textId="263ADD3B" w:rsidR="00CC4A9C" w:rsidRPr="00122941" w:rsidRDefault="004B7A3C" w:rsidP="008C0350">
            <w:pPr>
              <w:spacing w:line="276" w:lineRule="auto"/>
              <w:jc w:val="center"/>
              <w:rPr>
                <w:rFonts w:eastAsia="Times New Roman" w:cstheme="minorHAnsi"/>
                <w:sz w:val="17"/>
                <w:szCs w:val="17"/>
                <w:lang w:eastAsia="en-GB"/>
              </w:rPr>
            </w:pPr>
            <w:r>
              <w:rPr>
                <w:rFonts w:eastAsia="Times New Roman" w:cstheme="minorHAnsi"/>
                <w:sz w:val="17"/>
                <w:szCs w:val="17"/>
                <w:lang w:eastAsia="en-GB"/>
              </w:rPr>
              <w:t>0.208</w:t>
            </w:r>
          </w:p>
        </w:tc>
        <w:tc>
          <w:tcPr>
            <w:tcW w:w="709" w:type="dxa"/>
            <w:vAlign w:val="center"/>
          </w:tcPr>
          <w:p w14:paraId="540A4286" w14:textId="45C1B3B4" w:rsidR="00CC4A9C" w:rsidRPr="00122941" w:rsidRDefault="004B7A3C" w:rsidP="008C0350">
            <w:pPr>
              <w:spacing w:line="276" w:lineRule="auto"/>
              <w:jc w:val="center"/>
              <w:rPr>
                <w:rFonts w:eastAsia="Times New Roman" w:cstheme="minorHAnsi"/>
                <w:sz w:val="17"/>
                <w:szCs w:val="17"/>
                <w:lang w:eastAsia="en-GB"/>
              </w:rPr>
            </w:pPr>
            <w:r>
              <w:rPr>
                <w:rFonts w:eastAsia="Times New Roman" w:cstheme="minorHAnsi"/>
                <w:sz w:val="17"/>
                <w:szCs w:val="17"/>
                <w:lang w:eastAsia="en-GB"/>
              </w:rPr>
              <w:t>0.166</w:t>
            </w:r>
          </w:p>
        </w:tc>
        <w:tc>
          <w:tcPr>
            <w:tcW w:w="709" w:type="dxa"/>
            <w:vAlign w:val="center"/>
          </w:tcPr>
          <w:p w14:paraId="28A6E72C" w14:textId="4AB815C9" w:rsidR="00CC4A9C" w:rsidRPr="00122941" w:rsidRDefault="004B7A3C" w:rsidP="008C0350">
            <w:pPr>
              <w:spacing w:line="276" w:lineRule="auto"/>
              <w:jc w:val="center"/>
              <w:rPr>
                <w:rFonts w:eastAsia="Times New Roman" w:cstheme="minorHAnsi"/>
                <w:color w:val="000000" w:themeColor="dark1"/>
                <w:kern w:val="24"/>
                <w:sz w:val="17"/>
                <w:szCs w:val="17"/>
                <w:lang w:eastAsia="en-GB"/>
              </w:rPr>
            </w:pPr>
            <w:r>
              <w:rPr>
                <w:rFonts w:eastAsia="Times New Roman" w:cstheme="minorHAnsi"/>
                <w:color w:val="000000" w:themeColor="dark1"/>
                <w:kern w:val="24"/>
                <w:sz w:val="17"/>
                <w:szCs w:val="17"/>
                <w:lang w:eastAsia="en-GB"/>
              </w:rPr>
              <w:t>0.125</w:t>
            </w:r>
          </w:p>
        </w:tc>
        <w:tc>
          <w:tcPr>
            <w:tcW w:w="708" w:type="dxa"/>
            <w:vAlign w:val="center"/>
          </w:tcPr>
          <w:p w14:paraId="25FF4A51" w14:textId="03311265" w:rsidR="00CC4A9C" w:rsidRPr="00122941" w:rsidRDefault="004B7A3C" w:rsidP="008C0350">
            <w:pPr>
              <w:spacing w:line="276" w:lineRule="auto"/>
              <w:jc w:val="center"/>
              <w:rPr>
                <w:rFonts w:eastAsia="Times New Roman" w:cstheme="minorHAnsi"/>
                <w:color w:val="000000" w:themeColor="dark1"/>
                <w:kern w:val="24"/>
                <w:sz w:val="17"/>
                <w:szCs w:val="17"/>
                <w:lang w:eastAsia="en-GB"/>
              </w:rPr>
            </w:pPr>
            <w:r>
              <w:rPr>
                <w:rFonts w:eastAsia="Times New Roman" w:cstheme="minorHAnsi"/>
                <w:color w:val="000000" w:themeColor="dark1"/>
                <w:kern w:val="24"/>
                <w:sz w:val="17"/>
                <w:szCs w:val="17"/>
                <w:lang w:eastAsia="en-GB"/>
              </w:rPr>
              <w:t>0.083</w:t>
            </w:r>
          </w:p>
        </w:tc>
        <w:tc>
          <w:tcPr>
            <w:tcW w:w="709" w:type="dxa"/>
            <w:vAlign w:val="center"/>
          </w:tcPr>
          <w:p w14:paraId="4DD2DC44" w14:textId="5EC57BB7" w:rsidR="00CC4A9C" w:rsidRPr="00122941" w:rsidRDefault="004B7A3C" w:rsidP="008C0350">
            <w:pPr>
              <w:spacing w:line="276" w:lineRule="auto"/>
              <w:jc w:val="center"/>
              <w:rPr>
                <w:rFonts w:eastAsia="Times New Roman" w:cstheme="minorHAnsi"/>
                <w:color w:val="000000" w:themeColor="dark1"/>
                <w:kern w:val="24"/>
                <w:sz w:val="17"/>
                <w:szCs w:val="17"/>
                <w:lang w:eastAsia="en-GB"/>
              </w:rPr>
            </w:pPr>
            <w:r>
              <w:rPr>
                <w:rFonts w:eastAsia="Times New Roman" w:cstheme="minorHAnsi"/>
                <w:color w:val="000000" w:themeColor="dark1"/>
                <w:kern w:val="24"/>
                <w:sz w:val="17"/>
                <w:szCs w:val="17"/>
                <w:lang w:eastAsia="en-GB"/>
              </w:rPr>
              <w:t>0.062</w:t>
            </w:r>
          </w:p>
        </w:tc>
        <w:tc>
          <w:tcPr>
            <w:tcW w:w="709" w:type="dxa"/>
            <w:vAlign w:val="center"/>
          </w:tcPr>
          <w:p w14:paraId="2D590A8D" w14:textId="42C1B89D" w:rsidR="00CC4A9C" w:rsidRPr="00122941" w:rsidRDefault="004B7A3C" w:rsidP="008C0350">
            <w:pPr>
              <w:spacing w:line="276" w:lineRule="auto"/>
              <w:jc w:val="center"/>
              <w:rPr>
                <w:rFonts w:eastAsia="Times New Roman" w:cstheme="minorHAnsi"/>
                <w:color w:val="000000" w:themeColor="dark1"/>
                <w:kern w:val="24"/>
                <w:sz w:val="17"/>
                <w:szCs w:val="17"/>
                <w:lang w:eastAsia="en-GB"/>
              </w:rPr>
            </w:pPr>
            <w:r>
              <w:rPr>
                <w:rFonts w:eastAsia="Times New Roman" w:cstheme="minorHAnsi"/>
                <w:color w:val="000000" w:themeColor="dark1"/>
                <w:kern w:val="24"/>
                <w:sz w:val="17"/>
                <w:szCs w:val="17"/>
                <w:lang w:eastAsia="en-GB"/>
              </w:rPr>
              <w:t>0.0519</w:t>
            </w:r>
          </w:p>
        </w:tc>
        <w:tc>
          <w:tcPr>
            <w:tcW w:w="709" w:type="dxa"/>
            <w:vAlign w:val="center"/>
          </w:tcPr>
          <w:p w14:paraId="4BF681A3" w14:textId="0053FDB9" w:rsidR="00CC4A9C" w:rsidRPr="00122941" w:rsidRDefault="0004503F" w:rsidP="008C0350">
            <w:pPr>
              <w:spacing w:line="276" w:lineRule="auto"/>
              <w:jc w:val="center"/>
              <w:rPr>
                <w:rFonts w:eastAsia="Times New Roman" w:cstheme="minorHAnsi"/>
                <w:color w:val="000000" w:themeColor="dark1"/>
                <w:kern w:val="24"/>
                <w:sz w:val="17"/>
                <w:szCs w:val="17"/>
                <w:lang w:eastAsia="en-GB"/>
              </w:rPr>
            </w:pPr>
            <w:r w:rsidRPr="0004503F">
              <w:rPr>
                <w:rFonts w:eastAsia="Times New Roman" w:cstheme="minorHAnsi"/>
                <w:color w:val="000000" w:themeColor="dark1"/>
                <w:kern w:val="24"/>
                <w:sz w:val="17"/>
                <w:szCs w:val="17"/>
                <w:lang w:eastAsia="en-GB"/>
              </w:rPr>
              <w:t>0.041</w:t>
            </w:r>
            <w:r w:rsidR="004B7A3C">
              <w:rPr>
                <w:rFonts w:eastAsia="Times New Roman" w:cstheme="minorHAnsi"/>
                <w:color w:val="000000" w:themeColor="dark1"/>
                <w:kern w:val="24"/>
                <w:sz w:val="17"/>
                <w:szCs w:val="17"/>
                <w:lang w:eastAsia="en-GB"/>
              </w:rPr>
              <w:t>5</w:t>
            </w:r>
          </w:p>
        </w:tc>
        <w:tc>
          <w:tcPr>
            <w:tcW w:w="766" w:type="dxa"/>
            <w:vAlign w:val="center"/>
          </w:tcPr>
          <w:p w14:paraId="4AD82FD1" w14:textId="3C4E802F" w:rsidR="00CC4A9C" w:rsidRPr="00122941" w:rsidRDefault="004B7A3C" w:rsidP="008C0350">
            <w:pPr>
              <w:spacing w:line="276" w:lineRule="auto"/>
              <w:jc w:val="center"/>
              <w:rPr>
                <w:rFonts w:eastAsia="Times New Roman" w:cstheme="minorHAnsi"/>
                <w:color w:val="000000" w:themeColor="dark1"/>
                <w:kern w:val="24"/>
                <w:sz w:val="17"/>
                <w:szCs w:val="17"/>
                <w:lang w:eastAsia="en-GB"/>
              </w:rPr>
            </w:pPr>
            <w:r>
              <w:rPr>
                <w:rFonts w:eastAsia="Times New Roman" w:cstheme="minorHAnsi"/>
                <w:color w:val="000000" w:themeColor="dark1"/>
                <w:kern w:val="24"/>
                <w:sz w:val="17"/>
                <w:szCs w:val="17"/>
                <w:lang w:eastAsia="en-GB"/>
              </w:rPr>
              <w:t>0.036</w:t>
            </w:r>
          </w:p>
        </w:tc>
      </w:tr>
      <w:tr w:rsidR="004B7A3C" w:rsidRPr="00122941" w14:paraId="7AA5A167" w14:textId="77777777" w:rsidTr="004B7A3C">
        <w:trPr>
          <w:cnfStyle w:val="000000100000" w:firstRow="0" w:lastRow="0" w:firstColumn="0" w:lastColumn="0" w:oddVBand="0" w:evenVBand="0" w:oddHBand="1" w:evenHBand="0" w:firstRowFirstColumn="0" w:firstRowLastColumn="0" w:lastRowFirstColumn="0" w:lastRowLastColumn="0"/>
          <w:trHeight w:val="215"/>
          <w:jc w:val="center"/>
        </w:trPr>
        <w:tc>
          <w:tcPr>
            <w:tcW w:w="1413" w:type="dxa"/>
            <w:vMerge/>
            <w:tcBorders>
              <w:right w:val="single" w:sz="4" w:space="0" w:color="9CC2E5" w:themeColor="accent5" w:themeTint="99"/>
            </w:tcBorders>
            <w:vAlign w:val="center"/>
          </w:tcPr>
          <w:p w14:paraId="79C822B2" w14:textId="77777777" w:rsidR="00CC4A9C" w:rsidRPr="00DD1DA5" w:rsidRDefault="00CC4A9C" w:rsidP="008C0350">
            <w:pPr>
              <w:spacing w:line="276" w:lineRule="auto"/>
              <w:jc w:val="center"/>
              <w:rPr>
                <w:rFonts w:eastAsia="Times New Roman" w:cstheme="minorHAnsi"/>
                <w:kern w:val="24"/>
                <w:sz w:val="18"/>
                <w:szCs w:val="18"/>
                <w:lang w:eastAsia="en-GB"/>
              </w:rPr>
            </w:pPr>
          </w:p>
        </w:tc>
        <w:tc>
          <w:tcPr>
            <w:tcW w:w="1417" w:type="dxa"/>
            <w:tcBorders>
              <w:left w:val="single" w:sz="4" w:space="0" w:color="9CC2E5" w:themeColor="accent5" w:themeTint="99"/>
            </w:tcBorders>
            <w:vAlign w:val="center"/>
          </w:tcPr>
          <w:p w14:paraId="0DE80FB6" w14:textId="355C8396" w:rsidR="00CC4A9C" w:rsidRPr="00DD1DA5" w:rsidRDefault="004B7A3C" w:rsidP="008C0350">
            <w:pPr>
              <w:spacing w:line="276" w:lineRule="auto"/>
              <w:jc w:val="center"/>
              <w:rPr>
                <w:rFonts w:eastAsia="Times New Roman" w:cstheme="minorHAnsi"/>
                <w:sz w:val="18"/>
                <w:szCs w:val="18"/>
                <w:lang w:eastAsia="en-GB"/>
              </w:rPr>
            </w:pPr>
            <w:r>
              <w:rPr>
                <w:rFonts w:eastAsia="Times New Roman" w:cstheme="minorHAnsi"/>
                <w:kern w:val="24"/>
                <w:sz w:val="18"/>
                <w:szCs w:val="18"/>
                <w:lang w:eastAsia="en-GB"/>
              </w:rPr>
              <w:t>Heterogeneous</w:t>
            </w:r>
            <w:r w:rsidR="00CC4A9C">
              <w:rPr>
                <w:rFonts w:eastAsia="Times New Roman" w:cstheme="minorHAnsi"/>
                <w:kern w:val="24"/>
                <w:sz w:val="18"/>
                <w:szCs w:val="18"/>
                <w:lang w:eastAsia="en-GB"/>
              </w:rPr>
              <w:t xml:space="preserve"> Import Model</w:t>
            </w:r>
            <w:r w:rsidR="007259A3" w:rsidRPr="007259A3">
              <w:rPr>
                <w:rFonts w:eastAsia="Times New Roman" w:cstheme="minorHAnsi"/>
                <w:kern w:val="24"/>
                <w:sz w:val="18"/>
                <w:szCs w:val="18"/>
                <w:vertAlign w:val="superscript"/>
                <w:lang w:eastAsia="en-GB"/>
              </w:rPr>
              <w:t>1</w:t>
            </w:r>
          </w:p>
        </w:tc>
        <w:tc>
          <w:tcPr>
            <w:tcW w:w="709" w:type="dxa"/>
            <w:vAlign w:val="center"/>
          </w:tcPr>
          <w:p w14:paraId="1AAF7523" w14:textId="634A5B7B" w:rsidR="00CC4A9C" w:rsidRPr="00122941" w:rsidRDefault="007259A3" w:rsidP="008C0350">
            <w:pPr>
              <w:spacing w:line="276" w:lineRule="auto"/>
              <w:jc w:val="center"/>
              <w:rPr>
                <w:rFonts w:eastAsia="Times New Roman" w:cstheme="minorHAnsi"/>
                <w:sz w:val="17"/>
                <w:szCs w:val="17"/>
                <w:lang w:eastAsia="en-GB"/>
              </w:rPr>
            </w:pPr>
            <w:r>
              <w:rPr>
                <w:rFonts w:eastAsia="Times New Roman" w:cstheme="minorHAnsi"/>
                <w:sz w:val="17"/>
                <w:szCs w:val="17"/>
                <w:lang w:eastAsia="en-GB"/>
              </w:rPr>
              <w:t>0.208</w:t>
            </w:r>
          </w:p>
        </w:tc>
        <w:tc>
          <w:tcPr>
            <w:tcW w:w="709" w:type="dxa"/>
            <w:vAlign w:val="center"/>
          </w:tcPr>
          <w:p w14:paraId="582D8625" w14:textId="07FF7132" w:rsidR="00CC4A9C" w:rsidRPr="00122941" w:rsidRDefault="007259A3" w:rsidP="008C0350">
            <w:pPr>
              <w:spacing w:line="276" w:lineRule="auto"/>
              <w:jc w:val="center"/>
              <w:rPr>
                <w:rFonts w:eastAsia="Times New Roman" w:cstheme="minorHAnsi"/>
                <w:sz w:val="17"/>
                <w:szCs w:val="17"/>
                <w:lang w:eastAsia="en-GB"/>
              </w:rPr>
            </w:pPr>
            <w:r>
              <w:rPr>
                <w:rFonts w:eastAsia="Times New Roman" w:cstheme="minorHAnsi"/>
                <w:sz w:val="17"/>
                <w:szCs w:val="17"/>
                <w:lang w:eastAsia="en-GB"/>
              </w:rPr>
              <w:t>0.166</w:t>
            </w:r>
          </w:p>
        </w:tc>
        <w:tc>
          <w:tcPr>
            <w:tcW w:w="709" w:type="dxa"/>
            <w:vAlign w:val="center"/>
          </w:tcPr>
          <w:p w14:paraId="65802FC0" w14:textId="206C8219" w:rsidR="00CC4A9C" w:rsidRPr="00122941" w:rsidRDefault="007259A3" w:rsidP="008C0350">
            <w:pPr>
              <w:spacing w:line="276" w:lineRule="auto"/>
              <w:jc w:val="center"/>
              <w:rPr>
                <w:rFonts w:eastAsia="Times New Roman" w:cstheme="minorHAnsi"/>
                <w:color w:val="000000" w:themeColor="dark1"/>
                <w:kern w:val="24"/>
                <w:sz w:val="17"/>
                <w:szCs w:val="17"/>
                <w:lang w:eastAsia="en-GB"/>
              </w:rPr>
            </w:pPr>
            <w:r>
              <w:rPr>
                <w:rFonts w:eastAsia="Times New Roman" w:cstheme="minorHAnsi"/>
                <w:color w:val="000000" w:themeColor="dark1"/>
                <w:kern w:val="24"/>
                <w:sz w:val="17"/>
                <w:szCs w:val="17"/>
                <w:lang w:eastAsia="en-GB"/>
              </w:rPr>
              <w:t>0.125</w:t>
            </w:r>
          </w:p>
        </w:tc>
        <w:tc>
          <w:tcPr>
            <w:tcW w:w="708" w:type="dxa"/>
            <w:vAlign w:val="center"/>
          </w:tcPr>
          <w:p w14:paraId="01B4D1B0" w14:textId="3CEB2C3D" w:rsidR="00CC4A9C" w:rsidRPr="00122941" w:rsidRDefault="007259A3" w:rsidP="008C0350">
            <w:pPr>
              <w:spacing w:line="276" w:lineRule="auto"/>
              <w:jc w:val="center"/>
              <w:rPr>
                <w:rFonts w:eastAsia="Times New Roman" w:cstheme="minorHAnsi"/>
                <w:color w:val="000000" w:themeColor="dark1"/>
                <w:kern w:val="24"/>
                <w:sz w:val="17"/>
                <w:szCs w:val="17"/>
                <w:lang w:eastAsia="en-GB"/>
              </w:rPr>
            </w:pPr>
            <w:r>
              <w:rPr>
                <w:rFonts w:eastAsia="Times New Roman" w:cstheme="minorHAnsi"/>
                <w:color w:val="000000" w:themeColor="dark1"/>
                <w:kern w:val="24"/>
                <w:sz w:val="17"/>
                <w:szCs w:val="17"/>
                <w:lang w:eastAsia="en-GB"/>
              </w:rPr>
              <w:t>0.104</w:t>
            </w:r>
          </w:p>
        </w:tc>
        <w:tc>
          <w:tcPr>
            <w:tcW w:w="709" w:type="dxa"/>
            <w:vAlign w:val="center"/>
          </w:tcPr>
          <w:p w14:paraId="10DD06DC" w14:textId="00BD4F3E" w:rsidR="00CC4A9C" w:rsidRPr="00122941" w:rsidRDefault="007259A3" w:rsidP="008C0350">
            <w:pPr>
              <w:spacing w:line="276" w:lineRule="auto"/>
              <w:jc w:val="center"/>
              <w:rPr>
                <w:rFonts w:eastAsia="Times New Roman" w:cstheme="minorHAnsi"/>
                <w:color w:val="000000" w:themeColor="dark1"/>
                <w:kern w:val="24"/>
                <w:sz w:val="17"/>
                <w:szCs w:val="17"/>
                <w:lang w:eastAsia="en-GB"/>
              </w:rPr>
            </w:pPr>
            <w:r>
              <w:rPr>
                <w:rFonts w:eastAsia="Times New Roman" w:cstheme="minorHAnsi"/>
                <w:color w:val="000000" w:themeColor="dark1"/>
                <w:kern w:val="24"/>
                <w:sz w:val="17"/>
                <w:szCs w:val="17"/>
                <w:lang w:eastAsia="en-GB"/>
              </w:rPr>
              <w:t>0.083</w:t>
            </w:r>
          </w:p>
        </w:tc>
        <w:tc>
          <w:tcPr>
            <w:tcW w:w="709" w:type="dxa"/>
            <w:vAlign w:val="center"/>
          </w:tcPr>
          <w:p w14:paraId="0A5CE910" w14:textId="5DEF2D92" w:rsidR="00CC4A9C" w:rsidRPr="00122941" w:rsidRDefault="007259A3" w:rsidP="008C0350">
            <w:pPr>
              <w:spacing w:line="276" w:lineRule="auto"/>
              <w:jc w:val="center"/>
              <w:rPr>
                <w:rFonts w:eastAsia="Times New Roman" w:cstheme="minorHAnsi"/>
                <w:color w:val="000000" w:themeColor="dark1"/>
                <w:kern w:val="24"/>
                <w:sz w:val="17"/>
                <w:szCs w:val="17"/>
                <w:lang w:eastAsia="en-GB"/>
              </w:rPr>
            </w:pPr>
            <w:r>
              <w:rPr>
                <w:rFonts w:eastAsia="Times New Roman" w:cstheme="minorHAnsi"/>
                <w:color w:val="000000" w:themeColor="dark1"/>
                <w:kern w:val="24"/>
                <w:sz w:val="17"/>
                <w:szCs w:val="17"/>
                <w:lang w:eastAsia="en-GB"/>
              </w:rPr>
              <w:t>0.062</w:t>
            </w:r>
          </w:p>
        </w:tc>
        <w:tc>
          <w:tcPr>
            <w:tcW w:w="709" w:type="dxa"/>
            <w:vAlign w:val="center"/>
          </w:tcPr>
          <w:p w14:paraId="2965CBB4" w14:textId="2CD8D140" w:rsidR="00CC4A9C" w:rsidRPr="00122941" w:rsidRDefault="007259A3" w:rsidP="008C0350">
            <w:pPr>
              <w:spacing w:line="276" w:lineRule="auto"/>
              <w:jc w:val="center"/>
              <w:rPr>
                <w:rFonts w:eastAsia="Times New Roman" w:cstheme="minorHAnsi"/>
                <w:color w:val="000000" w:themeColor="dark1"/>
                <w:kern w:val="24"/>
                <w:sz w:val="17"/>
                <w:szCs w:val="17"/>
                <w:lang w:eastAsia="en-GB"/>
              </w:rPr>
            </w:pPr>
            <w:r>
              <w:rPr>
                <w:rFonts w:eastAsia="Times New Roman" w:cstheme="minorHAnsi"/>
                <w:color w:val="000000" w:themeColor="dark1"/>
                <w:kern w:val="24"/>
                <w:sz w:val="17"/>
                <w:szCs w:val="17"/>
                <w:lang w:eastAsia="en-GB"/>
              </w:rPr>
              <w:t>0.0519</w:t>
            </w:r>
          </w:p>
        </w:tc>
        <w:tc>
          <w:tcPr>
            <w:tcW w:w="766" w:type="dxa"/>
            <w:vAlign w:val="center"/>
          </w:tcPr>
          <w:p w14:paraId="41447768" w14:textId="319E34EF" w:rsidR="00CC4A9C" w:rsidRPr="00122941" w:rsidRDefault="007259A3" w:rsidP="008C0350">
            <w:pPr>
              <w:spacing w:line="276" w:lineRule="auto"/>
              <w:jc w:val="center"/>
              <w:rPr>
                <w:rFonts w:eastAsia="Times New Roman" w:cstheme="minorHAnsi"/>
                <w:color w:val="000000" w:themeColor="dark1"/>
                <w:kern w:val="24"/>
                <w:sz w:val="17"/>
                <w:szCs w:val="17"/>
                <w:lang w:eastAsia="en-GB"/>
              </w:rPr>
            </w:pPr>
            <w:r>
              <w:rPr>
                <w:rFonts w:eastAsia="Times New Roman" w:cstheme="minorHAnsi"/>
                <w:color w:val="000000" w:themeColor="dark1"/>
                <w:kern w:val="24"/>
                <w:sz w:val="17"/>
                <w:szCs w:val="17"/>
                <w:lang w:eastAsia="en-GB"/>
              </w:rPr>
              <w:t>0.0415</w:t>
            </w:r>
          </w:p>
        </w:tc>
      </w:tr>
      <w:tr w:rsidR="004B7A3C" w:rsidRPr="00122941" w14:paraId="32F9F430" w14:textId="77777777" w:rsidTr="004B7A3C">
        <w:trPr>
          <w:trHeight w:val="215"/>
          <w:jc w:val="center"/>
        </w:trPr>
        <w:tc>
          <w:tcPr>
            <w:tcW w:w="1413" w:type="dxa"/>
            <w:vMerge w:val="restart"/>
            <w:tcBorders>
              <w:right w:val="single" w:sz="4" w:space="0" w:color="9CC2E5" w:themeColor="accent5" w:themeTint="99"/>
            </w:tcBorders>
            <w:vAlign w:val="center"/>
          </w:tcPr>
          <w:p w14:paraId="3F2DD757" w14:textId="16E81664" w:rsidR="00CC4A9C" w:rsidRPr="00DD1DA5" w:rsidRDefault="00CC4A9C" w:rsidP="008B4010">
            <w:pPr>
              <w:spacing w:line="276" w:lineRule="auto"/>
              <w:jc w:val="center"/>
              <w:rPr>
                <w:rFonts w:eastAsia="Times New Roman" w:cstheme="minorHAnsi"/>
                <w:kern w:val="24"/>
                <w:sz w:val="18"/>
                <w:szCs w:val="18"/>
                <w:lang w:eastAsia="en-GB"/>
              </w:rPr>
            </w:pPr>
            <w:r w:rsidRPr="00B86799">
              <w:rPr>
                <w:rFonts w:eastAsia="Times New Roman" w:cstheme="minorHAnsi"/>
                <w:b/>
                <w:kern w:val="24"/>
                <w:sz w:val="18"/>
                <w:szCs w:val="18"/>
                <w:lang w:eastAsia="en-GB"/>
              </w:rPr>
              <w:t xml:space="preserve">Difference between modelled and observed </w:t>
            </w:r>
            <w:r w:rsidR="008B4010">
              <w:rPr>
                <w:rFonts w:eastAsia="Times New Roman" w:cstheme="minorHAnsi"/>
                <w:b/>
                <w:kern w:val="24"/>
                <w:sz w:val="18"/>
                <w:szCs w:val="18"/>
                <w:lang w:eastAsia="en-GB"/>
              </w:rPr>
              <w:t>level of domestic carcass contamination</w:t>
            </w:r>
          </w:p>
        </w:tc>
        <w:tc>
          <w:tcPr>
            <w:tcW w:w="1417" w:type="dxa"/>
            <w:tcBorders>
              <w:left w:val="single" w:sz="4" w:space="0" w:color="9CC2E5" w:themeColor="accent5" w:themeTint="99"/>
            </w:tcBorders>
            <w:vAlign w:val="center"/>
          </w:tcPr>
          <w:p w14:paraId="5CAB063C" w14:textId="77777777" w:rsidR="00CC4A9C" w:rsidRDefault="00CC4A9C" w:rsidP="008C0350">
            <w:pPr>
              <w:spacing w:line="276" w:lineRule="auto"/>
              <w:jc w:val="center"/>
              <w:rPr>
                <w:rFonts w:eastAsia="Times New Roman" w:cstheme="minorHAnsi"/>
                <w:kern w:val="24"/>
                <w:sz w:val="18"/>
                <w:szCs w:val="18"/>
                <w:lang w:eastAsia="en-GB"/>
              </w:rPr>
            </w:pPr>
            <w:r>
              <w:rPr>
                <w:rFonts w:eastAsia="Times New Roman" w:cstheme="minorHAnsi"/>
                <w:kern w:val="24"/>
                <w:sz w:val="18"/>
                <w:szCs w:val="18"/>
                <w:lang w:eastAsia="en-GB"/>
              </w:rPr>
              <w:t>Homogenous Import Model</w:t>
            </w:r>
          </w:p>
        </w:tc>
        <w:tc>
          <w:tcPr>
            <w:tcW w:w="709" w:type="dxa"/>
            <w:vAlign w:val="center"/>
          </w:tcPr>
          <w:p w14:paraId="281B1FA3" w14:textId="325A82AF" w:rsidR="00CC4A9C" w:rsidRDefault="004B7A3C" w:rsidP="008C0350">
            <w:pPr>
              <w:spacing w:line="276" w:lineRule="auto"/>
              <w:jc w:val="center"/>
              <w:rPr>
                <w:rFonts w:eastAsia="Times New Roman" w:cstheme="minorHAnsi"/>
                <w:sz w:val="17"/>
                <w:szCs w:val="17"/>
                <w:lang w:eastAsia="en-GB"/>
              </w:rPr>
            </w:pPr>
            <w:r>
              <w:rPr>
                <w:rFonts w:eastAsia="Times New Roman" w:cstheme="minorHAnsi"/>
                <w:sz w:val="17"/>
                <w:szCs w:val="17"/>
                <w:lang w:eastAsia="en-GB"/>
              </w:rPr>
              <w:t>0.0287</w:t>
            </w:r>
          </w:p>
        </w:tc>
        <w:tc>
          <w:tcPr>
            <w:tcW w:w="709" w:type="dxa"/>
            <w:vAlign w:val="center"/>
          </w:tcPr>
          <w:p w14:paraId="33998303" w14:textId="2E9F99B7" w:rsidR="00CC4A9C" w:rsidRDefault="004B7A3C" w:rsidP="008C0350">
            <w:pPr>
              <w:spacing w:line="276" w:lineRule="auto"/>
              <w:jc w:val="center"/>
              <w:rPr>
                <w:rFonts w:eastAsia="Times New Roman" w:cstheme="minorHAnsi"/>
                <w:sz w:val="17"/>
                <w:szCs w:val="17"/>
                <w:lang w:eastAsia="en-GB"/>
              </w:rPr>
            </w:pPr>
            <w:r>
              <w:rPr>
                <w:rFonts w:eastAsia="Times New Roman" w:cstheme="minorHAnsi"/>
                <w:sz w:val="17"/>
                <w:szCs w:val="17"/>
                <w:lang w:eastAsia="en-GB"/>
              </w:rPr>
              <w:t>0.023</w:t>
            </w:r>
          </w:p>
        </w:tc>
        <w:tc>
          <w:tcPr>
            <w:tcW w:w="709" w:type="dxa"/>
            <w:vAlign w:val="center"/>
          </w:tcPr>
          <w:p w14:paraId="2343D8EB" w14:textId="7E82E336" w:rsidR="00CC4A9C" w:rsidRDefault="004B7A3C" w:rsidP="008C0350">
            <w:pPr>
              <w:spacing w:line="276" w:lineRule="auto"/>
              <w:jc w:val="center"/>
              <w:rPr>
                <w:rFonts w:eastAsia="Times New Roman" w:cstheme="minorHAnsi"/>
                <w:color w:val="000000" w:themeColor="dark1"/>
                <w:kern w:val="24"/>
                <w:sz w:val="17"/>
                <w:szCs w:val="17"/>
                <w:lang w:eastAsia="en-GB"/>
              </w:rPr>
            </w:pPr>
            <w:r>
              <w:rPr>
                <w:rFonts w:eastAsia="Times New Roman" w:cstheme="minorHAnsi"/>
                <w:sz w:val="17"/>
                <w:szCs w:val="17"/>
                <w:lang w:eastAsia="en-GB"/>
              </w:rPr>
              <w:t>0.017</w:t>
            </w:r>
          </w:p>
        </w:tc>
        <w:tc>
          <w:tcPr>
            <w:tcW w:w="708" w:type="dxa"/>
            <w:vAlign w:val="center"/>
          </w:tcPr>
          <w:p w14:paraId="7CE56624" w14:textId="24FBDDBC" w:rsidR="00CC4A9C" w:rsidRDefault="004B7A3C" w:rsidP="008C0350">
            <w:pPr>
              <w:spacing w:line="276" w:lineRule="auto"/>
              <w:jc w:val="center"/>
              <w:rPr>
                <w:rFonts w:eastAsia="Times New Roman" w:cstheme="minorHAnsi"/>
                <w:color w:val="000000" w:themeColor="dark1"/>
                <w:kern w:val="24"/>
                <w:sz w:val="17"/>
                <w:szCs w:val="17"/>
                <w:lang w:eastAsia="en-GB"/>
              </w:rPr>
            </w:pPr>
            <w:r>
              <w:rPr>
                <w:rFonts w:eastAsia="Times New Roman" w:cstheme="minorHAnsi"/>
                <w:sz w:val="17"/>
                <w:szCs w:val="17"/>
                <w:lang w:eastAsia="en-GB"/>
              </w:rPr>
              <w:t>0.012</w:t>
            </w:r>
          </w:p>
        </w:tc>
        <w:tc>
          <w:tcPr>
            <w:tcW w:w="709" w:type="dxa"/>
            <w:vAlign w:val="center"/>
          </w:tcPr>
          <w:p w14:paraId="078C6AD1" w14:textId="607EE4E4" w:rsidR="00CC4A9C" w:rsidRDefault="004B7A3C" w:rsidP="008C0350">
            <w:pPr>
              <w:spacing w:line="276" w:lineRule="auto"/>
              <w:jc w:val="center"/>
              <w:rPr>
                <w:rFonts w:eastAsia="Times New Roman" w:cstheme="minorHAnsi"/>
                <w:color w:val="000000" w:themeColor="dark1"/>
                <w:kern w:val="24"/>
                <w:sz w:val="17"/>
                <w:szCs w:val="17"/>
                <w:lang w:eastAsia="en-GB"/>
              </w:rPr>
            </w:pPr>
            <w:r>
              <w:rPr>
                <w:rFonts w:eastAsia="Times New Roman" w:cstheme="minorHAnsi"/>
                <w:sz w:val="17"/>
                <w:szCs w:val="17"/>
                <w:lang w:eastAsia="en-GB"/>
              </w:rPr>
              <w:t>0.009</w:t>
            </w:r>
          </w:p>
        </w:tc>
        <w:tc>
          <w:tcPr>
            <w:tcW w:w="709" w:type="dxa"/>
            <w:vAlign w:val="center"/>
          </w:tcPr>
          <w:p w14:paraId="30EA9198" w14:textId="7DDB60B6" w:rsidR="00CC4A9C" w:rsidRDefault="004B7A3C" w:rsidP="008C0350">
            <w:pPr>
              <w:spacing w:line="276" w:lineRule="auto"/>
              <w:jc w:val="center"/>
              <w:rPr>
                <w:rFonts w:eastAsia="Times New Roman" w:cstheme="minorHAnsi"/>
                <w:color w:val="000000" w:themeColor="dark1"/>
                <w:kern w:val="24"/>
                <w:sz w:val="17"/>
                <w:szCs w:val="17"/>
                <w:lang w:eastAsia="en-GB"/>
              </w:rPr>
            </w:pPr>
            <w:r>
              <w:rPr>
                <w:rFonts w:eastAsia="Times New Roman" w:cstheme="minorHAnsi"/>
                <w:sz w:val="17"/>
                <w:szCs w:val="17"/>
                <w:lang w:eastAsia="en-GB"/>
              </w:rPr>
              <w:t>0.0072</w:t>
            </w:r>
          </w:p>
        </w:tc>
        <w:tc>
          <w:tcPr>
            <w:tcW w:w="709" w:type="dxa"/>
            <w:vAlign w:val="center"/>
          </w:tcPr>
          <w:p w14:paraId="31E03A81" w14:textId="65A5AEDF" w:rsidR="00CC4A9C" w:rsidRDefault="004B7A3C" w:rsidP="008C0350">
            <w:pPr>
              <w:spacing w:line="276" w:lineRule="auto"/>
              <w:jc w:val="center"/>
              <w:rPr>
                <w:rFonts w:eastAsia="Times New Roman" w:cstheme="minorHAnsi"/>
                <w:color w:val="000000" w:themeColor="dark1"/>
                <w:kern w:val="24"/>
                <w:sz w:val="17"/>
                <w:szCs w:val="17"/>
                <w:lang w:eastAsia="en-GB"/>
              </w:rPr>
            </w:pPr>
            <w:r>
              <w:rPr>
                <w:rFonts w:eastAsia="Times New Roman" w:cstheme="minorHAnsi"/>
                <w:sz w:val="17"/>
                <w:szCs w:val="17"/>
                <w:lang w:eastAsia="en-GB"/>
              </w:rPr>
              <w:t>0.006</w:t>
            </w:r>
          </w:p>
        </w:tc>
        <w:tc>
          <w:tcPr>
            <w:tcW w:w="766" w:type="dxa"/>
            <w:vAlign w:val="center"/>
          </w:tcPr>
          <w:p w14:paraId="023128E1" w14:textId="618C67C9" w:rsidR="00CC4A9C" w:rsidRDefault="004B7A3C" w:rsidP="008C0350">
            <w:pPr>
              <w:spacing w:line="276" w:lineRule="auto"/>
              <w:jc w:val="center"/>
              <w:rPr>
                <w:rFonts w:eastAsia="Times New Roman" w:cstheme="minorHAnsi"/>
                <w:color w:val="000000" w:themeColor="dark1"/>
                <w:kern w:val="24"/>
                <w:sz w:val="17"/>
                <w:szCs w:val="17"/>
                <w:lang w:eastAsia="en-GB"/>
              </w:rPr>
            </w:pPr>
            <w:r>
              <w:rPr>
                <w:rFonts w:eastAsia="Times New Roman" w:cstheme="minorHAnsi"/>
                <w:sz w:val="17"/>
                <w:szCs w:val="17"/>
                <w:lang w:eastAsia="en-GB"/>
              </w:rPr>
              <w:t>0.005</w:t>
            </w:r>
          </w:p>
        </w:tc>
      </w:tr>
      <w:tr w:rsidR="004B7A3C" w:rsidRPr="00122941" w14:paraId="098EF632" w14:textId="77777777" w:rsidTr="004B7A3C">
        <w:trPr>
          <w:cnfStyle w:val="000000100000" w:firstRow="0" w:lastRow="0" w:firstColumn="0" w:lastColumn="0" w:oddVBand="0" w:evenVBand="0" w:oddHBand="1" w:evenHBand="0" w:firstRowFirstColumn="0" w:firstRowLastColumn="0" w:lastRowFirstColumn="0" w:lastRowLastColumn="0"/>
          <w:trHeight w:val="215"/>
          <w:jc w:val="center"/>
        </w:trPr>
        <w:tc>
          <w:tcPr>
            <w:tcW w:w="1413" w:type="dxa"/>
            <w:vMerge/>
            <w:tcBorders>
              <w:right w:val="single" w:sz="4" w:space="0" w:color="9CC2E5" w:themeColor="accent5" w:themeTint="99"/>
            </w:tcBorders>
            <w:vAlign w:val="center"/>
          </w:tcPr>
          <w:p w14:paraId="3A19B4F9" w14:textId="77777777" w:rsidR="00CC4A9C" w:rsidRPr="00DD1DA5" w:rsidRDefault="00CC4A9C" w:rsidP="008C0350">
            <w:pPr>
              <w:spacing w:line="276" w:lineRule="auto"/>
              <w:jc w:val="center"/>
              <w:rPr>
                <w:rFonts w:eastAsia="Times New Roman" w:cstheme="minorHAnsi"/>
                <w:kern w:val="24"/>
                <w:sz w:val="18"/>
                <w:szCs w:val="18"/>
                <w:lang w:eastAsia="en-GB"/>
              </w:rPr>
            </w:pPr>
          </w:p>
        </w:tc>
        <w:tc>
          <w:tcPr>
            <w:tcW w:w="1417" w:type="dxa"/>
            <w:tcBorders>
              <w:left w:val="single" w:sz="4" w:space="0" w:color="9CC2E5" w:themeColor="accent5" w:themeTint="99"/>
            </w:tcBorders>
            <w:vAlign w:val="center"/>
          </w:tcPr>
          <w:p w14:paraId="074095A5" w14:textId="3930E543" w:rsidR="00CC4A9C" w:rsidRDefault="004B7A3C" w:rsidP="008C0350">
            <w:pPr>
              <w:spacing w:line="276" w:lineRule="auto"/>
              <w:jc w:val="center"/>
              <w:rPr>
                <w:rFonts w:eastAsia="Times New Roman" w:cstheme="minorHAnsi"/>
                <w:kern w:val="24"/>
                <w:sz w:val="18"/>
                <w:szCs w:val="18"/>
                <w:lang w:eastAsia="en-GB"/>
              </w:rPr>
            </w:pPr>
            <w:r>
              <w:rPr>
                <w:rFonts w:eastAsia="Times New Roman" w:cstheme="minorHAnsi"/>
                <w:kern w:val="24"/>
                <w:sz w:val="18"/>
                <w:szCs w:val="18"/>
                <w:lang w:eastAsia="en-GB"/>
              </w:rPr>
              <w:t>Heterogeneous</w:t>
            </w:r>
            <w:r w:rsidR="00CC4A9C">
              <w:rPr>
                <w:rFonts w:eastAsia="Times New Roman" w:cstheme="minorHAnsi"/>
                <w:kern w:val="24"/>
                <w:sz w:val="18"/>
                <w:szCs w:val="18"/>
                <w:lang w:eastAsia="en-GB"/>
              </w:rPr>
              <w:t xml:space="preserve"> Import Model</w:t>
            </w:r>
            <w:r w:rsidR="007259A3" w:rsidRPr="007259A3">
              <w:rPr>
                <w:rFonts w:eastAsia="Times New Roman" w:cstheme="minorHAnsi"/>
                <w:kern w:val="24"/>
                <w:sz w:val="18"/>
                <w:szCs w:val="18"/>
                <w:vertAlign w:val="superscript"/>
                <w:lang w:eastAsia="en-GB"/>
              </w:rPr>
              <w:t>1</w:t>
            </w:r>
          </w:p>
        </w:tc>
        <w:tc>
          <w:tcPr>
            <w:tcW w:w="709" w:type="dxa"/>
            <w:vAlign w:val="center"/>
          </w:tcPr>
          <w:p w14:paraId="53B97E9B" w14:textId="29DA0D9C" w:rsidR="00CC4A9C" w:rsidRDefault="007259A3" w:rsidP="008C0350">
            <w:pPr>
              <w:spacing w:line="276" w:lineRule="auto"/>
              <w:jc w:val="center"/>
              <w:rPr>
                <w:rFonts w:eastAsia="Times New Roman" w:cstheme="minorHAnsi"/>
                <w:sz w:val="17"/>
                <w:szCs w:val="17"/>
                <w:lang w:eastAsia="en-GB"/>
              </w:rPr>
            </w:pPr>
            <w:r>
              <w:rPr>
                <w:rFonts w:eastAsia="Times New Roman" w:cstheme="minorHAnsi"/>
                <w:sz w:val="17"/>
                <w:szCs w:val="17"/>
                <w:lang w:eastAsia="en-GB"/>
              </w:rPr>
              <w:t>0.0287</w:t>
            </w:r>
          </w:p>
        </w:tc>
        <w:tc>
          <w:tcPr>
            <w:tcW w:w="709" w:type="dxa"/>
            <w:vAlign w:val="center"/>
          </w:tcPr>
          <w:p w14:paraId="0E3AEBD6" w14:textId="1A5CBB8B" w:rsidR="00CC4A9C" w:rsidRDefault="007259A3" w:rsidP="008C0350">
            <w:pPr>
              <w:spacing w:line="276" w:lineRule="auto"/>
              <w:jc w:val="center"/>
              <w:rPr>
                <w:rFonts w:eastAsia="Times New Roman" w:cstheme="minorHAnsi"/>
                <w:sz w:val="17"/>
                <w:szCs w:val="17"/>
                <w:lang w:eastAsia="en-GB"/>
              </w:rPr>
            </w:pPr>
            <w:r>
              <w:rPr>
                <w:rFonts w:eastAsia="Times New Roman" w:cstheme="minorHAnsi"/>
                <w:sz w:val="17"/>
                <w:szCs w:val="17"/>
                <w:lang w:eastAsia="en-GB"/>
              </w:rPr>
              <w:t>0.0229</w:t>
            </w:r>
          </w:p>
        </w:tc>
        <w:tc>
          <w:tcPr>
            <w:tcW w:w="709" w:type="dxa"/>
            <w:vAlign w:val="center"/>
          </w:tcPr>
          <w:p w14:paraId="057616F6" w14:textId="3244F53A" w:rsidR="00CC4A9C" w:rsidRDefault="007259A3" w:rsidP="008C0350">
            <w:pPr>
              <w:spacing w:line="276" w:lineRule="auto"/>
              <w:jc w:val="center"/>
              <w:rPr>
                <w:rFonts w:eastAsia="Times New Roman" w:cstheme="minorHAnsi"/>
                <w:color w:val="000000" w:themeColor="dark1"/>
                <w:kern w:val="24"/>
                <w:sz w:val="17"/>
                <w:szCs w:val="17"/>
                <w:lang w:eastAsia="en-GB"/>
              </w:rPr>
            </w:pPr>
            <w:r>
              <w:rPr>
                <w:rFonts w:eastAsia="Times New Roman" w:cstheme="minorHAnsi"/>
                <w:color w:val="000000" w:themeColor="dark1"/>
                <w:kern w:val="24"/>
                <w:sz w:val="17"/>
                <w:szCs w:val="17"/>
                <w:lang w:eastAsia="en-GB"/>
              </w:rPr>
              <w:t>0.0172</w:t>
            </w:r>
          </w:p>
        </w:tc>
        <w:tc>
          <w:tcPr>
            <w:tcW w:w="708" w:type="dxa"/>
            <w:vAlign w:val="center"/>
          </w:tcPr>
          <w:p w14:paraId="1E5B80E9" w14:textId="78A8EBE2" w:rsidR="00CC4A9C" w:rsidRDefault="007259A3" w:rsidP="008C0350">
            <w:pPr>
              <w:spacing w:line="276" w:lineRule="auto"/>
              <w:jc w:val="center"/>
              <w:rPr>
                <w:rFonts w:eastAsia="Times New Roman" w:cstheme="minorHAnsi"/>
                <w:color w:val="000000" w:themeColor="dark1"/>
                <w:kern w:val="24"/>
                <w:sz w:val="17"/>
                <w:szCs w:val="17"/>
                <w:lang w:eastAsia="en-GB"/>
              </w:rPr>
            </w:pPr>
            <w:r>
              <w:rPr>
                <w:rFonts w:eastAsia="Times New Roman" w:cstheme="minorHAnsi"/>
                <w:color w:val="000000" w:themeColor="dark1"/>
                <w:kern w:val="24"/>
                <w:sz w:val="17"/>
                <w:szCs w:val="17"/>
                <w:lang w:eastAsia="en-GB"/>
              </w:rPr>
              <w:t>0.0143</w:t>
            </w:r>
          </w:p>
        </w:tc>
        <w:tc>
          <w:tcPr>
            <w:tcW w:w="709" w:type="dxa"/>
            <w:vAlign w:val="center"/>
          </w:tcPr>
          <w:p w14:paraId="376D1E32" w14:textId="3EA85291" w:rsidR="00CC4A9C" w:rsidRDefault="007259A3" w:rsidP="008C0350">
            <w:pPr>
              <w:spacing w:line="276" w:lineRule="auto"/>
              <w:jc w:val="center"/>
              <w:rPr>
                <w:rFonts w:eastAsia="Times New Roman" w:cstheme="minorHAnsi"/>
                <w:color w:val="000000" w:themeColor="dark1"/>
                <w:kern w:val="24"/>
                <w:sz w:val="17"/>
                <w:szCs w:val="17"/>
                <w:lang w:eastAsia="en-GB"/>
              </w:rPr>
            </w:pPr>
            <w:r>
              <w:rPr>
                <w:rFonts w:eastAsia="Times New Roman" w:cstheme="minorHAnsi"/>
                <w:color w:val="000000" w:themeColor="dark1"/>
                <w:kern w:val="24"/>
                <w:sz w:val="17"/>
                <w:szCs w:val="17"/>
                <w:lang w:eastAsia="en-GB"/>
              </w:rPr>
              <w:t>0.0115</w:t>
            </w:r>
          </w:p>
        </w:tc>
        <w:tc>
          <w:tcPr>
            <w:tcW w:w="709" w:type="dxa"/>
            <w:vAlign w:val="center"/>
          </w:tcPr>
          <w:p w14:paraId="702C3CCD" w14:textId="311907C3" w:rsidR="00CC4A9C" w:rsidRDefault="007259A3" w:rsidP="008C0350">
            <w:pPr>
              <w:spacing w:line="276" w:lineRule="auto"/>
              <w:jc w:val="center"/>
              <w:rPr>
                <w:rFonts w:eastAsia="Times New Roman" w:cstheme="minorHAnsi"/>
                <w:color w:val="000000" w:themeColor="dark1"/>
                <w:kern w:val="24"/>
                <w:sz w:val="17"/>
                <w:szCs w:val="17"/>
                <w:lang w:eastAsia="en-GB"/>
              </w:rPr>
            </w:pPr>
            <w:r>
              <w:rPr>
                <w:rFonts w:eastAsia="Times New Roman" w:cstheme="minorHAnsi"/>
                <w:color w:val="000000" w:themeColor="dark1"/>
                <w:kern w:val="24"/>
                <w:sz w:val="17"/>
                <w:szCs w:val="17"/>
                <w:lang w:eastAsia="en-GB"/>
              </w:rPr>
              <w:t>0.0086</w:t>
            </w:r>
          </w:p>
        </w:tc>
        <w:tc>
          <w:tcPr>
            <w:tcW w:w="709" w:type="dxa"/>
            <w:vAlign w:val="center"/>
          </w:tcPr>
          <w:p w14:paraId="6C25801A" w14:textId="6F12EACF" w:rsidR="00CC4A9C" w:rsidRDefault="007259A3" w:rsidP="008C0350">
            <w:pPr>
              <w:spacing w:line="276" w:lineRule="auto"/>
              <w:jc w:val="center"/>
              <w:rPr>
                <w:rFonts w:eastAsia="Times New Roman" w:cstheme="minorHAnsi"/>
                <w:color w:val="000000" w:themeColor="dark1"/>
                <w:kern w:val="24"/>
                <w:sz w:val="17"/>
                <w:szCs w:val="17"/>
                <w:lang w:eastAsia="en-GB"/>
              </w:rPr>
            </w:pPr>
            <w:r>
              <w:rPr>
                <w:rFonts w:eastAsia="Times New Roman" w:cstheme="minorHAnsi"/>
                <w:color w:val="000000" w:themeColor="dark1"/>
                <w:kern w:val="24"/>
                <w:sz w:val="17"/>
                <w:szCs w:val="17"/>
                <w:lang w:eastAsia="en-GB"/>
              </w:rPr>
              <w:t>0.0072</w:t>
            </w:r>
          </w:p>
        </w:tc>
        <w:tc>
          <w:tcPr>
            <w:tcW w:w="766" w:type="dxa"/>
            <w:vAlign w:val="center"/>
          </w:tcPr>
          <w:p w14:paraId="75B05A8E" w14:textId="21FFB027" w:rsidR="00CC4A9C" w:rsidRDefault="007259A3" w:rsidP="008C0350">
            <w:pPr>
              <w:spacing w:line="276" w:lineRule="auto"/>
              <w:jc w:val="center"/>
              <w:rPr>
                <w:rFonts w:eastAsia="Times New Roman" w:cstheme="minorHAnsi"/>
                <w:color w:val="000000" w:themeColor="dark1"/>
                <w:kern w:val="24"/>
                <w:sz w:val="17"/>
                <w:szCs w:val="17"/>
                <w:lang w:eastAsia="en-GB"/>
              </w:rPr>
            </w:pPr>
            <w:r>
              <w:rPr>
                <w:rFonts w:eastAsia="Times New Roman" w:cstheme="minorHAnsi"/>
                <w:color w:val="000000" w:themeColor="dark1"/>
                <w:kern w:val="24"/>
                <w:sz w:val="17"/>
                <w:szCs w:val="17"/>
                <w:lang w:eastAsia="en-GB"/>
              </w:rPr>
              <w:t>0.0057</w:t>
            </w:r>
          </w:p>
        </w:tc>
      </w:tr>
      <w:tr w:rsidR="004B7A3C" w:rsidRPr="00122941" w14:paraId="762E6552" w14:textId="77777777" w:rsidTr="004B7A3C">
        <w:trPr>
          <w:trHeight w:val="215"/>
          <w:jc w:val="center"/>
        </w:trPr>
        <w:tc>
          <w:tcPr>
            <w:tcW w:w="1413" w:type="dxa"/>
            <w:vMerge w:val="restart"/>
            <w:tcBorders>
              <w:right w:val="single" w:sz="4" w:space="0" w:color="9CC2E5" w:themeColor="accent5" w:themeTint="99"/>
            </w:tcBorders>
            <w:vAlign w:val="center"/>
          </w:tcPr>
          <w:p w14:paraId="4C879256" w14:textId="5D16CCD5" w:rsidR="00CC4A9C" w:rsidRPr="00DD1DA5" w:rsidRDefault="00CC4A9C" w:rsidP="008B4010">
            <w:pPr>
              <w:spacing w:line="276" w:lineRule="auto"/>
              <w:jc w:val="center"/>
              <w:rPr>
                <w:rFonts w:eastAsia="Times New Roman" w:cstheme="minorHAnsi"/>
                <w:kern w:val="24"/>
                <w:sz w:val="18"/>
                <w:szCs w:val="18"/>
                <w:lang w:eastAsia="en-GB"/>
              </w:rPr>
            </w:pPr>
            <w:r w:rsidRPr="00B86799">
              <w:rPr>
                <w:rFonts w:eastAsia="Times New Roman" w:cstheme="minorHAnsi"/>
                <w:b/>
                <w:kern w:val="24"/>
                <w:sz w:val="18"/>
                <w:szCs w:val="18"/>
                <w:lang w:eastAsia="en-GB"/>
              </w:rPr>
              <w:t xml:space="preserve">Difference between modelled and observed </w:t>
            </w:r>
            <w:r w:rsidR="008B4010">
              <w:rPr>
                <w:rFonts w:eastAsia="Times New Roman" w:cstheme="minorHAnsi"/>
                <w:b/>
                <w:kern w:val="24"/>
                <w:sz w:val="18"/>
                <w:szCs w:val="18"/>
                <w:lang w:eastAsia="en-GB"/>
              </w:rPr>
              <w:t>proportion of ampicillin-resistant isolates on domestic carcasses</w:t>
            </w:r>
          </w:p>
        </w:tc>
        <w:tc>
          <w:tcPr>
            <w:tcW w:w="1417" w:type="dxa"/>
            <w:tcBorders>
              <w:left w:val="single" w:sz="4" w:space="0" w:color="9CC2E5" w:themeColor="accent5" w:themeTint="99"/>
            </w:tcBorders>
            <w:vAlign w:val="center"/>
          </w:tcPr>
          <w:p w14:paraId="0805D399" w14:textId="77777777" w:rsidR="00CC4A9C" w:rsidRDefault="00CC4A9C" w:rsidP="008C0350">
            <w:pPr>
              <w:spacing w:line="276" w:lineRule="auto"/>
              <w:jc w:val="center"/>
              <w:rPr>
                <w:rFonts w:eastAsia="Times New Roman" w:cstheme="minorHAnsi"/>
                <w:kern w:val="24"/>
                <w:sz w:val="18"/>
                <w:szCs w:val="18"/>
                <w:lang w:eastAsia="en-GB"/>
              </w:rPr>
            </w:pPr>
            <w:r>
              <w:rPr>
                <w:rFonts w:eastAsia="Times New Roman" w:cstheme="minorHAnsi"/>
                <w:kern w:val="24"/>
                <w:sz w:val="18"/>
                <w:szCs w:val="18"/>
                <w:lang w:eastAsia="en-GB"/>
              </w:rPr>
              <w:t>Homogenous Import Model</w:t>
            </w:r>
          </w:p>
        </w:tc>
        <w:tc>
          <w:tcPr>
            <w:tcW w:w="709" w:type="dxa"/>
            <w:vAlign w:val="center"/>
          </w:tcPr>
          <w:p w14:paraId="62934CB4" w14:textId="1BC6F203" w:rsidR="00CC4A9C" w:rsidRDefault="004B7A3C" w:rsidP="008C0350">
            <w:pPr>
              <w:spacing w:line="276" w:lineRule="auto"/>
              <w:jc w:val="center"/>
              <w:rPr>
                <w:rFonts w:eastAsia="Times New Roman" w:cstheme="minorHAnsi"/>
                <w:sz w:val="17"/>
                <w:szCs w:val="17"/>
                <w:lang w:eastAsia="en-GB"/>
              </w:rPr>
            </w:pPr>
            <w:r>
              <w:rPr>
                <w:rFonts w:eastAsia="Times New Roman" w:cstheme="minorHAnsi"/>
                <w:sz w:val="17"/>
                <w:szCs w:val="17"/>
                <w:lang w:eastAsia="en-GB"/>
              </w:rPr>
              <w:t>0.4167</w:t>
            </w:r>
          </w:p>
        </w:tc>
        <w:tc>
          <w:tcPr>
            <w:tcW w:w="709" w:type="dxa"/>
            <w:vAlign w:val="center"/>
          </w:tcPr>
          <w:p w14:paraId="47F2711A" w14:textId="67BD9B4E" w:rsidR="00CC4A9C" w:rsidRDefault="004B7A3C" w:rsidP="008C0350">
            <w:pPr>
              <w:spacing w:line="276" w:lineRule="auto"/>
              <w:jc w:val="center"/>
              <w:rPr>
                <w:rFonts w:eastAsia="Times New Roman" w:cstheme="minorHAnsi"/>
                <w:sz w:val="17"/>
                <w:szCs w:val="17"/>
                <w:lang w:eastAsia="en-GB"/>
              </w:rPr>
            </w:pPr>
            <w:r>
              <w:rPr>
                <w:rFonts w:eastAsia="Times New Roman" w:cstheme="minorHAnsi"/>
                <w:sz w:val="17"/>
                <w:szCs w:val="17"/>
                <w:lang w:eastAsia="en-GB"/>
              </w:rPr>
              <w:t>0.333</w:t>
            </w:r>
          </w:p>
        </w:tc>
        <w:tc>
          <w:tcPr>
            <w:tcW w:w="709" w:type="dxa"/>
            <w:vAlign w:val="center"/>
          </w:tcPr>
          <w:p w14:paraId="3AE9D8DF" w14:textId="14E9BD9B" w:rsidR="00CC4A9C" w:rsidRDefault="004B7A3C" w:rsidP="004B7A3C">
            <w:pPr>
              <w:spacing w:line="276" w:lineRule="auto"/>
              <w:jc w:val="center"/>
              <w:rPr>
                <w:rFonts w:eastAsia="Times New Roman" w:cstheme="minorHAnsi"/>
                <w:color w:val="000000" w:themeColor="dark1"/>
                <w:kern w:val="24"/>
                <w:sz w:val="17"/>
                <w:szCs w:val="17"/>
                <w:lang w:eastAsia="en-GB"/>
              </w:rPr>
            </w:pPr>
            <w:r>
              <w:rPr>
                <w:rFonts w:eastAsia="Times New Roman" w:cstheme="minorHAnsi"/>
                <w:color w:val="000000" w:themeColor="dark1"/>
                <w:kern w:val="24"/>
                <w:sz w:val="17"/>
                <w:szCs w:val="17"/>
                <w:lang w:eastAsia="en-GB"/>
              </w:rPr>
              <w:t>0.250</w:t>
            </w:r>
          </w:p>
        </w:tc>
        <w:tc>
          <w:tcPr>
            <w:tcW w:w="708" w:type="dxa"/>
            <w:vAlign w:val="center"/>
          </w:tcPr>
          <w:p w14:paraId="3831C877" w14:textId="0BF8455E" w:rsidR="00CC4A9C" w:rsidRDefault="004B7A3C" w:rsidP="008C0350">
            <w:pPr>
              <w:spacing w:line="276" w:lineRule="auto"/>
              <w:jc w:val="center"/>
              <w:rPr>
                <w:rFonts w:eastAsia="Times New Roman" w:cstheme="minorHAnsi"/>
                <w:color w:val="000000" w:themeColor="dark1"/>
                <w:kern w:val="24"/>
                <w:sz w:val="17"/>
                <w:szCs w:val="17"/>
                <w:lang w:eastAsia="en-GB"/>
              </w:rPr>
            </w:pPr>
            <w:r>
              <w:rPr>
                <w:rFonts w:eastAsia="Times New Roman" w:cstheme="minorHAnsi"/>
                <w:color w:val="000000" w:themeColor="dark1"/>
                <w:kern w:val="24"/>
                <w:sz w:val="17"/>
                <w:szCs w:val="17"/>
                <w:lang w:eastAsia="en-GB"/>
              </w:rPr>
              <w:t>0.167</w:t>
            </w:r>
          </w:p>
        </w:tc>
        <w:tc>
          <w:tcPr>
            <w:tcW w:w="709" w:type="dxa"/>
            <w:vAlign w:val="center"/>
          </w:tcPr>
          <w:p w14:paraId="68E454D2" w14:textId="6F79C372" w:rsidR="00CC4A9C" w:rsidRDefault="004B7A3C" w:rsidP="008C0350">
            <w:pPr>
              <w:spacing w:line="276" w:lineRule="auto"/>
              <w:jc w:val="center"/>
              <w:rPr>
                <w:rFonts w:eastAsia="Times New Roman" w:cstheme="minorHAnsi"/>
                <w:color w:val="000000" w:themeColor="dark1"/>
                <w:kern w:val="24"/>
                <w:sz w:val="17"/>
                <w:szCs w:val="17"/>
                <w:lang w:eastAsia="en-GB"/>
              </w:rPr>
            </w:pPr>
            <w:r>
              <w:rPr>
                <w:rFonts w:eastAsia="Times New Roman" w:cstheme="minorHAnsi"/>
                <w:color w:val="000000" w:themeColor="dark1"/>
                <w:kern w:val="24"/>
                <w:sz w:val="17"/>
                <w:szCs w:val="17"/>
                <w:lang w:eastAsia="en-GB"/>
              </w:rPr>
              <w:t>0.125</w:t>
            </w:r>
          </w:p>
        </w:tc>
        <w:tc>
          <w:tcPr>
            <w:tcW w:w="709" w:type="dxa"/>
            <w:vAlign w:val="center"/>
          </w:tcPr>
          <w:p w14:paraId="1A96E318" w14:textId="04B12B44" w:rsidR="00CC4A9C" w:rsidRDefault="004B7A3C" w:rsidP="008C0350">
            <w:pPr>
              <w:spacing w:line="276" w:lineRule="auto"/>
              <w:jc w:val="center"/>
              <w:rPr>
                <w:rFonts w:eastAsia="Times New Roman" w:cstheme="minorHAnsi"/>
                <w:color w:val="000000" w:themeColor="dark1"/>
                <w:kern w:val="24"/>
                <w:sz w:val="17"/>
                <w:szCs w:val="17"/>
                <w:lang w:eastAsia="en-GB"/>
              </w:rPr>
            </w:pPr>
            <w:r>
              <w:rPr>
                <w:rFonts w:eastAsia="Times New Roman" w:cstheme="minorHAnsi"/>
                <w:color w:val="000000" w:themeColor="dark1"/>
                <w:kern w:val="24"/>
                <w:sz w:val="17"/>
                <w:szCs w:val="17"/>
                <w:lang w:eastAsia="en-GB"/>
              </w:rPr>
              <w:t>0.1042</w:t>
            </w:r>
          </w:p>
        </w:tc>
        <w:tc>
          <w:tcPr>
            <w:tcW w:w="709" w:type="dxa"/>
            <w:vAlign w:val="center"/>
          </w:tcPr>
          <w:p w14:paraId="2992CB4A" w14:textId="44C8D2D3" w:rsidR="00CC4A9C" w:rsidRDefault="004B7A3C" w:rsidP="008C0350">
            <w:pPr>
              <w:spacing w:line="276" w:lineRule="auto"/>
              <w:jc w:val="center"/>
              <w:rPr>
                <w:rFonts w:eastAsia="Times New Roman" w:cstheme="minorHAnsi"/>
                <w:color w:val="000000" w:themeColor="dark1"/>
                <w:kern w:val="24"/>
                <w:sz w:val="17"/>
                <w:szCs w:val="17"/>
                <w:lang w:eastAsia="en-GB"/>
              </w:rPr>
            </w:pPr>
            <w:r>
              <w:rPr>
                <w:rFonts w:eastAsia="Times New Roman" w:cstheme="minorHAnsi"/>
                <w:color w:val="000000" w:themeColor="dark1"/>
                <w:kern w:val="24"/>
                <w:sz w:val="17"/>
                <w:szCs w:val="17"/>
                <w:lang w:eastAsia="en-GB"/>
              </w:rPr>
              <w:t>0.083</w:t>
            </w:r>
          </w:p>
        </w:tc>
        <w:tc>
          <w:tcPr>
            <w:tcW w:w="766" w:type="dxa"/>
            <w:vAlign w:val="center"/>
          </w:tcPr>
          <w:p w14:paraId="7F8D98DD" w14:textId="2C6A5B1F" w:rsidR="00CC4A9C" w:rsidRDefault="004B7A3C" w:rsidP="008C0350">
            <w:pPr>
              <w:spacing w:line="276" w:lineRule="auto"/>
              <w:jc w:val="center"/>
              <w:rPr>
                <w:rFonts w:eastAsia="Times New Roman" w:cstheme="minorHAnsi"/>
                <w:color w:val="000000" w:themeColor="dark1"/>
                <w:kern w:val="24"/>
                <w:sz w:val="17"/>
                <w:szCs w:val="17"/>
                <w:lang w:eastAsia="en-GB"/>
              </w:rPr>
            </w:pPr>
            <w:r>
              <w:rPr>
                <w:rFonts w:eastAsia="Times New Roman" w:cstheme="minorHAnsi"/>
                <w:color w:val="000000" w:themeColor="dark1"/>
                <w:kern w:val="24"/>
                <w:sz w:val="17"/>
                <w:szCs w:val="17"/>
                <w:lang w:eastAsia="en-GB"/>
              </w:rPr>
              <w:t>0.073</w:t>
            </w:r>
          </w:p>
        </w:tc>
      </w:tr>
      <w:tr w:rsidR="004B7A3C" w:rsidRPr="00122941" w14:paraId="387AD47B" w14:textId="77777777" w:rsidTr="004B7A3C">
        <w:trPr>
          <w:cnfStyle w:val="000000100000" w:firstRow="0" w:lastRow="0" w:firstColumn="0" w:lastColumn="0" w:oddVBand="0" w:evenVBand="0" w:oddHBand="1" w:evenHBand="0" w:firstRowFirstColumn="0" w:firstRowLastColumn="0" w:lastRowFirstColumn="0" w:lastRowLastColumn="0"/>
          <w:trHeight w:val="215"/>
          <w:jc w:val="center"/>
        </w:trPr>
        <w:tc>
          <w:tcPr>
            <w:tcW w:w="1413" w:type="dxa"/>
            <w:vMerge/>
            <w:tcBorders>
              <w:right w:val="single" w:sz="4" w:space="0" w:color="9CC2E5" w:themeColor="accent5" w:themeTint="99"/>
            </w:tcBorders>
            <w:vAlign w:val="center"/>
          </w:tcPr>
          <w:p w14:paraId="6CF1F18C" w14:textId="77777777" w:rsidR="00CC4A9C" w:rsidRPr="00DD1DA5" w:rsidRDefault="00CC4A9C" w:rsidP="008C0350">
            <w:pPr>
              <w:spacing w:line="276" w:lineRule="auto"/>
              <w:jc w:val="center"/>
              <w:rPr>
                <w:rFonts w:eastAsia="Times New Roman" w:cstheme="minorHAnsi"/>
                <w:kern w:val="24"/>
                <w:sz w:val="18"/>
                <w:szCs w:val="18"/>
                <w:lang w:eastAsia="en-GB"/>
              </w:rPr>
            </w:pPr>
          </w:p>
        </w:tc>
        <w:tc>
          <w:tcPr>
            <w:tcW w:w="1417" w:type="dxa"/>
            <w:tcBorders>
              <w:left w:val="single" w:sz="4" w:space="0" w:color="9CC2E5" w:themeColor="accent5" w:themeTint="99"/>
            </w:tcBorders>
            <w:vAlign w:val="center"/>
          </w:tcPr>
          <w:p w14:paraId="18CC8451" w14:textId="23D81807" w:rsidR="00CC4A9C" w:rsidRDefault="004B7A3C" w:rsidP="008C0350">
            <w:pPr>
              <w:spacing w:line="276" w:lineRule="auto"/>
              <w:jc w:val="center"/>
              <w:rPr>
                <w:rFonts w:eastAsia="Times New Roman" w:cstheme="minorHAnsi"/>
                <w:kern w:val="24"/>
                <w:sz w:val="18"/>
                <w:szCs w:val="18"/>
                <w:lang w:eastAsia="en-GB"/>
              </w:rPr>
            </w:pPr>
            <w:r>
              <w:rPr>
                <w:rFonts w:eastAsia="Times New Roman" w:cstheme="minorHAnsi"/>
                <w:kern w:val="24"/>
                <w:sz w:val="18"/>
                <w:szCs w:val="18"/>
                <w:lang w:eastAsia="en-GB"/>
              </w:rPr>
              <w:t>Heterogeneous</w:t>
            </w:r>
            <w:r w:rsidR="00CC4A9C">
              <w:rPr>
                <w:rFonts w:eastAsia="Times New Roman" w:cstheme="minorHAnsi"/>
                <w:kern w:val="24"/>
                <w:sz w:val="18"/>
                <w:szCs w:val="18"/>
                <w:lang w:eastAsia="en-GB"/>
              </w:rPr>
              <w:t xml:space="preserve"> Import Model</w:t>
            </w:r>
            <w:r w:rsidR="007259A3" w:rsidRPr="007259A3">
              <w:rPr>
                <w:rFonts w:eastAsia="Times New Roman" w:cstheme="minorHAnsi"/>
                <w:kern w:val="24"/>
                <w:sz w:val="18"/>
                <w:szCs w:val="18"/>
                <w:vertAlign w:val="superscript"/>
                <w:lang w:eastAsia="en-GB"/>
              </w:rPr>
              <w:t>1</w:t>
            </w:r>
          </w:p>
        </w:tc>
        <w:tc>
          <w:tcPr>
            <w:tcW w:w="709" w:type="dxa"/>
            <w:vAlign w:val="center"/>
          </w:tcPr>
          <w:p w14:paraId="78FCE606" w14:textId="763D08B3" w:rsidR="00CC4A9C" w:rsidRDefault="008B4010" w:rsidP="008C0350">
            <w:pPr>
              <w:spacing w:line="276" w:lineRule="auto"/>
              <w:jc w:val="center"/>
              <w:rPr>
                <w:rFonts w:eastAsia="Times New Roman" w:cstheme="minorHAnsi"/>
                <w:sz w:val="17"/>
                <w:szCs w:val="17"/>
                <w:lang w:eastAsia="en-GB"/>
              </w:rPr>
            </w:pPr>
            <w:r>
              <w:rPr>
                <w:rFonts w:eastAsia="Times New Roman" w:cstheme="minorHAnsi"/>
                <w:sz w:val="17"/>
                <w:szCs w:val="17"/>
                <w:lang w:eastAsia="en-GB"/>
              </w:rPr>
              <w:t>0.4167</w:t>
            </w:r>
          </w:p>
        </w:tc>
        <w:tc>
          <w:tcPr>
            <w:tcW w:w="709" w:type="dxa"/>
            <w:vAlign w:val="center"/>
          </w:tcPr>
          <w:p w14:paraId="191162C7" w14:textId="28D7805F" w:rsidR="00CC4A9C" w:rsidRDefault="008B4010" w:rsidP="008C0350">
            <w:pPr>
              <w:spacing w:line="276" w:lineRule="auto"/>
              <w:jc w:val="center"/>
              <w:rPr>
                <w:rFonts w:eastAsia="Times New Roman" w:cstheme="minorHAnsi"/>
                <w:sz w:val="17"/>
                <w:szCs w:val="17"/>
                <w:lang w:eastAsia="en-GB"/>
              </w:rPr>
            </w:pPr>
            <w:r>
              <w:rPr>
                <w:rFonts w:eastAsia="Times New Roman" w:cstheme="minorHAnsi"/>
                <w:sz w:val="17"/>
                <w:szCs w:val="17"/>
                <w:lang w:eastAsia="en-GB"/>
              </w:rPr>
              <w:t>0.333</w:t>
            </w:r>
          </w:p>
        </w:tc>
        <w:tc>
          <w:tcPr>
            <w:tcW w:w="709" w:type="dxa"/>
            <w:vAlign w:val="center"/>
          </w:tcPr>
          <w:p w14:paraId="4B0723AA" w14:textId="06469150" w:rsidR="00CC4A9C" w:rsidRDefault="008B4010" w:rsidP="008C0350">
            <w:pPr>
              <w:spacing w:line="276" w:lineRule="auto"/>
              <w:jc w:val="center"/>
              <w:rPr>
                <w:rFonts w:eastAsia="Times New Roman" w:cstheme="minorHAnsi"/>
                <w:color w:val="000000" w:themeColor="dark1"/>
                <w:kern w:val="24"/>
                <w:sz w:val="17"/>
                <w:szCs w:val="17"/>
                <w:lang w:eastAsia="en-GB"/>
              </w:rPr>
            </w:pPr>
            <w:r>
              <w:rPr>
                <w:rFonts w:eastAsia="Times New Roman" w:cstheme="minorHAnsi"/>
                <w:color w:val="000000" w:themeColor="dark1"/>
                <w:kern w:val="24"/>
                <w:sz w:val="17"/>
                <w:szCs w:val="17"/>
                <w:lang w:eastAsia="en-GB"/>
              </w:rPr>
              <w:t>0.250</w:t>
            </w:r>
          </w:p>
        </w:tc>
        <w:tc>
          <w:tcPr>
            <w:tcW w:w="708" w:type="dxa"/>
            <w:vAlign w:val="center"/>
          </w:tcPr>
          <w:p w14:paraId="6BF01383" w14:textId="6A24E2AA" w:rsidR="00CC4A9C" w:rsidRDefault="008B4010" w:rsidP="008C0350">
            <w:pPr>
              <w:spacing w:line="276" w:lineRule="auto"/>
              <w:jc w:val="center"/>
              <w:rPr>
                <w:rFonts w:eastAsia="Times New Roman" w:cstheme="minorHAnsi"/>
                <w:color w:val="000000" w:themeColor="dark1"/>
                <w:kern w:val="24"/>
                <w:sz w:val="17"/>
                <w:szCs w:val="17"/>
                <w:lang w:eastAsia="en-GB"/>
              </w:rPr>
            </w:pPr>
            <w:r>
              <w:rPr>
                <w:rFonts w:eastAsia="Times New Roman" w:cstheme="minorHAnsi"/>
                <w:color w:val="000000" w:themeColor="dark1"/>
                <w:kern w:val="24"/>
                <w:sz w:val="17"/>
                <w:szCs w:val="17"/>
                <w:lang w:eastAsia="en-GB"/>
              </w:rPr>
              <w:t>0.208</w:t>
            </w:r>
          </w:p>
        </w:tc>
        <w:tc>
          <w:tcPr>
            <w:tcW w:w="709" w:type="dxa"/>
            <w:vAlign w:val="center"/>
          </w:tcPr>
          <w:p w14:paraId="742971DC" w14:textId="0D1DE560" w:rsidR="00CC4A9C" w:rsidRDefault="008B4010" w:rsidP="008C0350">
            <w:pPr>
              <w:spacing w:line="276" w:lineRule="auto"/>
              <w:jc w:val="center"/>
              <w:rPr>
                <w:rFonts w:eastAsia="Times New Roman" w:cstheme="minorHAnsi"/>
                <w:color w:val="000000" w:themeColor="dark1"/>
                <w:kern w:val="24"/>
                <w:sz w:val="17"/>
                <w:szCs w:val="17"/>
                <w:lang w:eastAsia="en-GB"/>
              </w:rPr>
            </w:pPr>
            <w:r>
              <w:rPr>
                <w:rFonts w:eastAsia="Times New Roman" w:cstheme="minorHAnsi"/>
                <w:color w:val="000000" w:themeColor="dark1"/>
                <w:kern w:val="24"/>
                <w:sz w:val="17"/>
                <w:szCs w:val="17"/>
                <w:lang w:eastAsia="en-GB"/>
              </w:rPr>
              <w:t>0.1667</w:t>
            </w:r>
          </w:p>
        </w:tc>
        <w:tc>
          <w:tcPr>
            <w:tcW w:w="709" w:type="dxa"/>
            <w:vAlign w:val="center"/>
          </w:tcPr>
          <w:p w14:paraId="75020D10" w14:textId="5F9DE275" w:rsidR="00CC4A9C" w:rsidRDefault="008B4010" w:rsidP="008C0350">
            <w:pPr>
              <w:spacing w:line="276" w:lineRule="auto"/>
              <w:jc w:val="center"/>
              <w:rPr>
                <w:rFonts w:eastAsia="Times New Roman" w:cstheme="minorHAnsi"/>
                <w:color w:val="000000" w:themeColor="dark1"/>
                <w:kern w:val="24"/>
                <w:sz w:val="17"/>
                <w:szCs w:val="17"/>
                <w:lang w:eastAsia="en-GB"/>
              </w:rPr>
            </w:pPr>
            <w:r>
              <w:rPr>
                <w:rFonts w:eastAsia="Times New Roman" w:cstheme="minorHAnsi"/>
                <w:color w:val="000000" w:themeColor="dark1"/>
                <w:kern w:val="24"/>
                <w:sz w:val="17"/>
                <w:szCs w:val="17"/>
                <w:lang w:eastAsia="en-GB"/>
              </w:rPr>
              <w:t>0.125</w:t>
            </w:r>
          </w:p>
        </w:tc>
        <w:tc>
          <w:tcPr>
            <w:tcW w:w="709" w:type="dxa"/>
            <w:vAlign w:val="center"/>
          </w:tcPr>
          <w:p w14:paraId="6ABC20A9" w14:textId="458C5A7B" w:rsidR="00CC4A9C" w:rsidRDefault="008B4010" w:rsidP="008C0350">
            <w:pPr>
              <w:spacing w:line="276" w:lineRule="auto"/>
              <w:jc w:val="center"/>
              <w:rPr>
                <w:rFonts w:eastAsia="Times New Roman" w:cstheme="minorHAnsi"/>
                <w:color w:val="000000" w:themeColor="dark1"/>
                <w:kern w:val="24"/>
                <w:sz w:val="17"/>
                <w:szCs w:val="17"/>
                <w:lang w:eastAsia="en-GB"/>
              </w:rPr>
            </w:pPr>
            <w:r>
              <w:rPr>
                <w:rFonts w:eastAsia="Times New Roman" w:cstheme="minorHAnsi"/>
                <w:color w:val="000000" w:themeColor="dark1"/>
                <w:kern w:val="24"/>
                <w:sz w:val="17"/>
                <w:szCs w:val="17"/>
                <w:lang w:eastAsia="en-GB"/>
              </w:rPr>
              <w:t>0.104</w:t>
            </w:r>
          </w:p>
        </w:tc>
        <w:tc>
          <w:tcPr>
            <w:tcW w:w="766" w:type="dxa"/>
            <w:vAlign w:val="center"/>
          </w:tcPr>
          <w:p w14:paraId="4E3DEB5B" w14:textId="632B5AE7" w:rsidR="00CC4A9C" w:rsidRDefault="008B4010" w:rsidP="008C0350">
            <w:pPr>
              <w:spacing w:line="276" w:lineRule="auto"/>
              <w:jc w:val="center"/>
              <w:rPr>
                <w:rFonts w:eastAsia="Times New Roman" w:cstheme="minorHAnsi"/>
                <w:color w:val="000000" w:themeColor="dark1"/>
                <w:kern w:val="24"/>
                <w:sz w:val="17"/>
                <w:szCs w:val="17"/>
                <w:lang w:eastAsia="en-GB"/>
              </w:rPr>
            </w:pPr>
            <w:r>
              <w:rPr>
                <w:rFonts w:eastAsia="Times New Roman" w:cstheme="minorHAnsi"/>
                <w:color w:val="000000" w:themeColor="dark1"/>
                <w:kern w:val="24"/>
                <w:sz w:val="17"/>
                <w:szCs w:val="17"/>
                <w:lang w:eastAsia="en-GB"/>
              </w:rPr>
              <w:t>0.083</w:t>
            </w:r>
          </w:p>
        </w:tc>
      </w:tr>
    </w:tbl>
    <w:p w14:paraId="5B364507" w14:textId="221379D0" w:rsidR="00CC4A9C" w:rsidRDefault="008B4010" w:rsidP="008B4010">
      <w:pPr>
        <w:jc w:val="both"/>
      </w:pPr>
      <w:r>
        <w:t xml:space="preserve">1Note that differences in </w:t>
      </w:r>
      <w:r>
        <w:rPr>
          <w:rFonts w:cstheme="minorHAnsi"/>
        </w:rPr>
        <w:t>ε</w:t>
      </w:r>
      <w:r>
        <w:t xml:space="preserve"> thresholds were due to difficulties fitting the heterogeneous import model to the same thresholds as the homogenous import model. Therefore, thresholds were loosened. </w:t>
      </w:r>
    </w:p>
    <w:p w14:paraId="68308E40" w14:textId="3D5E9132" w:rsidR="00CC4A9C" w:rsidRDefault="00CC4A9C" w:rsidP="005E49A5">
      <w:pPr>
        <w:rPr>
          <w:b/>
          <w:u w:val="single"/>
        </w:rPr>
      </w:pPr>
    </w:p>
    <w:p w14:paraId="6FF5126A" w14:textId="27D051E3" w:rsidR="00CC4A9C" w:rsidRDefault="00CC4A9C" w:rsidP="005E49A5">
      <w:pPr>
        <w:rPr>
          <w:b/>
          <w:u w:val="single"/>
        </w:rPr>
      </w:pPr>
    </w:p>
    <w:p w14:paraId="21787CCF" w14:textId="6E6067E5" w:rsidR="00CC4A9C" w:rsidRDefault="00CC4A9C" w:rsidP="005E49A5">
      <w:pPr>
        <w:rPr>
          <w:b/>
          <w:u w:val="single"/>
        </w:rPr>
      </w:pPr>
    </w:p>
    <w:p w14:paraId="037EBCD9" w14:textId="301F7FAA" w:rsidR="004B7A3C" w:rsidRDefault="004B7A3C" w:rsidP="005E49A5">
      <w:pPr>
        <w:rPr>
          <w:b/>
          <w:u w:val="single"/>
        </w:rPr>
      </w:pPr>
    </w:p>
    <w:p w14:paraId="2A9B8751" w14:textId="2F3185DE" w:rsidR="00CC4A9C" w:rsidRPr="008611B7" w:rsidRDefault="00CC4A9C" w:rsidP="00CC4A9C">
      <w:pPr>
        <w:spacing w:after="0" w:line="240" w:lineRule="auto"/>
        <w:rPr>
          <w:b/>
          <w:lang w:eastAsia="en-GB"/>
        </w:rPr>
      </w:pPr>
      <w:commentRangeStart w:id="27"/>
      <w:r w:rsidRPr="008611B7">
        <w:rPr>
          <w:b/>
          <w:lang w:eastAsia="en-GB"/>
        </w:rPr>
        <w:lastRenderedPageBreak/>
        <w:t>Table S</w:t>
      </w:r>
      <w:r>
        <w:rPr>
          <w:b/>
          <w:lang w:eastAsia="en-GB"/>
        </w:rPr>
        <w:t>7</w:t>
      </w:r>
      <w:r w:rsidRPr="008611B7">
        <w:rPr>
          <w:b/>
          <w:lang w:eastAsia="en-GB"/>
        </w:rPr>
        <w:t xml:space="preserve">. </w:t>
      </w:r>
      <w:commentRangeEnd w:id="27"/>
      <w:r w:rsidR="002A0C6C">
        <w:rPr>
          <w:rStyle w:val="CommentReference"/>
        </w:rPr>
        <w:commentReference w:id="27"/>
      </w:r>
      <w:r w:rsidRPr="008611B7">
        <w:rPr>
          <w:b/>
          <w:lang w:eastAsia="en-GB"/>
        </w:rPr>
        <w:t xml:space="preserve">Fitted values for the </w:t>
      </w:r>
      <w:r>
        <w:rPr>
          <w:b/>
          <w:lang w:eastAsia="en-GB"/>
        </w:rPr>
        <w:t>primary</w:t>
      </w:r>
      <w:r w:rsidRPr="008611B7">
        <w:rPr>
          <w:rFonts w:cstheme="minorHAnsi"/>
          <w:b/>
          <w:vertAlign w:val="subscript"/>
        </w:rPr>
        <w:t xml:space="preserve"> </w:t>
      </w:r>
      <w:r w:rsidRPr="008611B7">
        <w:rPr>
          <w:rFonts w:cstheme="minorHAnsi"/>
          <w:b/>
        </w:rPr>
        <w:t>out</w:t>
      </w:r>
      <w:r>
        <w:rPr>
          <w:rFonts w:cstheme="minorHAnsi"/>
          <w:b/>
        </w:rPr>
        <w:t xml:space="preserve">come measures </w:t>
      </w:r>
      <w:r w:rsidRPr="008611B7">
        <w:rPr>
          <w:rFonts w:cstheme="minorHAnsi"/>
          <w:b/>
        </w:rPr>
        <w:t>for the four model</w:t>
      </w:r>
      <w:r w:rsidRPr="008611B7">
        <w:rPr>
          <w:rFonts w:cstheme="minorHAnsi"/>
          <w:b/>
          <w:vertAlign w:val="subscript"/>
        </w:rPr>
        <w:t xml:space="preserve"> </w:t>
      </w:r>
      <w:r w:rsidRPr="008611B7">
        <w:rPr>
          <w:b/>
          <w:lang w:eastAsia="en-GB"/>
        </w:rPr>
        <w:t xml:space="preserve">case studies.  </w:t>
      </w:r>
    </w:p>
    <w:tbl>
      <w:tblPr>
        <w:tblStyle w:val="ListTable4-Accent5"/>
        <w:tblW w:w="8784" w:type="dxa"/>
        <w:tblLayout w:type="fixed"/>
        <w:tblLook w:val="0420" w:firstRow="1" w:lastRow="0" w:firstColumn="0" w:lastColumn="0" w:noHBand="0" w:noVBand="1"/>
      </w:tblPr>
      <w:tblGrid>
        <w:gridCol w:w="2372"/>
        <w:gridCol w:w="2868"/>
        <w:gridCol w:w="3544"/>
      </w:tblGrid>
      <w:tr w:rsidR="00CC4A9C" w:rsidRPr="004B7A3C" w14:paraId="3416238E" w14:textId="77777777" w:rsidTr="008C0350">
        <w:trPr>
          <w:cnfStyle w:val="100000000000" w:firstRow="1" w:lastRow="0" w:firstColumn="0" w:lastColumn="0" w:oddVBand="0" w:evenVBand="0" w:oddHBand="0" w:evenHBand="0" w:firstRowFirstColumn="0" w:firstRowLastColumn="0" w:lastRowFirstColumn="0" w:lastRowLastColumn="0"/>
          <w:trHeight w:val="72"/>
        </w:trPr>
        <w:tc>
          <w:tcPr>
            <w:tcW w:w="2372" w:type="dxa"/>
            <w:vMerge w:val="restart"/>
            <w:vAlign w:val="center"/>
          </w:tcPr>
          <w:p w14:paraId="2BA2F84F" w14:textId="77777777" w:rsidR="00CC4A9C" w:rsidRPr="004B7A3C" w:rsidRDefault="00CC4A9C" w:rsidP="008C0350">
            <w:pPr>
              <w:spacing w:line="276" w:lineRule="auto"/>
              <w:jc w:val="center"/>
              <w:rPr>
                <w:bCs w:val="0"/>
                <w:lang w:eastAsia="en-GB"/>
              </w:rPr>
            </w:pPr>
            <w:r w:rsidRPr="004B7A3C">
              <w:rPr>
                <w:bCs w:val="0"/>
                <w:lang w:eastAsia="en-GB"/>
              </w:rPr>
              <w:t>Outcome Measure</w:t>
            </w:r>
          </w:p>
        </w:tc>
        <w:tc>
          <w:tcPr>
            <w:tcW w:w="6412" w:type="dxa"/>
            <w:gridSpan w:val="2"/>
          </w:tcPr>
          <w:p w14:paraId="261CA5EC" w14:textId="77777777" w:rsidR="00CC4A9C" w:rsidRPr="004B7A3C" w:rsidRDefault="00CC4A9C" w:rsidP="008C0350">
            <w:pPr>
              <w:spacing w:line="276" w:lineRule="auto"/>
              <w:jc w:val="center"/>
              <w:rPr>
                <w:rFonts w:eastAsia="Times New Roman" w:cstheme="minorHAnsi"/>
                <w:lang w:eastAsia="en-GB"/>
              </w:rPr>
            </w:pPr>
            <w:r w:rsidRPr="004B7A3C">
              <w:rPr>
                <w:rFonts w:eastAsia="Times New Roman" w:cstheme="minorHAnsi"/>
                <w:lang w:eastAsia="en-GB"/>
              </w:rPr>
              <w:t>Model</w:t>
            </w:r>
          </w:p>
        </w:tc>
      </w:tr>
      <w:tr w:rsidR="004B7A3C" w:rsidRPr="004B7A3C" w14:paraId="44E52454" w14:textId="77777777" w:rsidTr="008C0350">
        <w:trPr>
          <w:cnfStyle w:val="000000100000" w:firstRow="0" w:lastRow="0" w:firstColumn="0" w:lastColumn="0" w:oddVBand="0" w:evenVBand="0" w:oddHBand="1" w:evenHBand="0" w:firstRowFirstColumn="0" w:firstRowLastColumn="0" w:lastRowFirstColumn="0" w:lastRowLastColumn="0"/>
          <w:trHeight w:val="72"/>
        </w:trPr>
        <w:tc>
          <w:tcPr>
            <w:tcW w:w="2372" w:type="dxa"/>
            <w:vMerge/>
            <w:hideMark/>
          </w:tcPr>
          <w:p w14:paraId="505EC9BD" w14:textId="77777777" w:rsidR="004B7A3C" w:rsidRPr="004B7A3C" w:rsidRDefault="004B7A3C" w:rsidP="004B7A3C">
            <w:pPr>
              <w:spacing w:line="276" w:lineRule="auto"/>
              <w:jc w:val="center"/>
              <w:rPr>
                <w:rFonts w:eastAsia="Times New Roman" w:cstheme="minorHAnsi"/>
                <w:lang w:eastAsia="en-GB"/>
              </w:rPr>
            </w:pPr>
          </w:p>
        </w:tc>
        <w:tc>
          <w:tcPr>
            <w:tcW w:w="2868" w:type="dxa"/>
            <w:shd w:val="clear" w:color="auto" w:fill="5B9BD5" w:themeFill="accent5"/>
            <w:vAlign w:val="center"/>
            <w:hideMark/>
          </w:tcPr>
          <w:p w14:paraId="227EE0E3" w14:textId="5ABC3C97" w:rsidR="004B7A3C" w:rsidRPr="004B7A3C" w:rsidRDefault="004B7A3C" w:rsidP="004B7A3C">
            <w:pPr>
              <w:spacing w:line="276" w:lineRule="auto"/>
              <w:jc w:val="center"/>
              <w:rPr>
                <w:rFonts w:eastAsia="Times New Roman" w:cstheme="minorHAnsi"/>
                <w:b/>
                <w:color w:val="FFFFFF" w:themeColor="background1"/>
                <w:lang w:eastAsia="en-GB"/>
              </w:rPr>
            </w:pPr>
            <w:r w:rsidRPr="004B7A3C">
              <w:rPr>
                <w:rFonts w:eastAsia="Times New Roman" w:cstheme="minorHAnsi"/>
                <w:b/>
                <w:color w:val="FFFFFF" w:themeColor="background1"/>
                <w:kern w:val="24"/>
                <w:lang w:eastAsia="en-GB"/>
              </w:rPr>
              <w:t>Homogenous Import Model</w:t>
            </w:r>
          </w:p>
        </w:tc>
        <w:tc>
          <w:tcPr>
            <w:tcW w:w="3544" w:type="dxa"/>
            <w:shd w:val="clear" w:color="auto" w:fill="5B9BD5" w:themeFill="accent5"/>
            <w:vAlign w:val="center"/>
            <w:hideMark/>
          </w:tcPr>
          <w:p w14:paraId="4FD1F65D" w14:textId="2BE96DDB" w:rsidR="004B7A3C" w:rsidRPr="004B7A3C" w:rsidRDefault="004B7A3C" w:rsidP="004B7A3C">
            <w:pPr>
              <w:spacing w:line="276" w:lineRule="auto"/>
              <w:jc w:val="center"/>
              <w:rPr>
                <w:rFonts w:eastAsia="Times New Roman" w:cstheme="minorHAnsi"/>
                <w:b/>
                <w:color w:val="FFFFFF" w:themeColor="background1"/>
                <w:kern w:val="24"/>
                <w:lang w:eastAsia="en-GB"/>
              </w:rPr>
            </w:pPr>
            <w:r w:rsidRPr="004B7A3C">
              <w:rPr>
                <w:rFonts w:eastAsia="Times New Roman" w:cstheme="minorHAnsi"/>
                <w:b/>
                <w:color w:val="FFFFFF" w:themeColor="background1"/>
                <w:kern w:val="24"/>
                <w:lang w:eastAsia="en-GB"/>
              </w:rPr>
              <w:t>Heterogeneous Import Model</w:t>
            </w:r>
          </w:p>
        </w:tc>
      </w:tr>
      <w:tr w:rsidR="004B7A3C" w:rsidRPr="004B7A3C" w14:paraId="32B60417" w14:textId="77777777" w:rsidTr="008C0350">
        <w:trPr>
          <w:trHeight w:val="23"/>
        </w:trPr>
        <w:tc>
          <w:tcPr>
            <w:tcW w:w="2372" w:type="dxa"/>
          </w:tcPr>
          <w:p w14:paraId="25AF7C7D" w14:textId="162F9977" w:rsidR="004B7A3C" w:rsidRPr="004B7A3C" w:rsidRDefault="004B7A3C" w:rsidP="004B7A3C">
            <w:pPr>
              <w:spacing w:line="276" w:lineRule="auto"/>
              <w:jc w:val="center"/>
              <w:rPr>
                <w:rFonts w:eastAsia="Times New Roman" w:cstheme="minorHAnsi"/>
                <w:b/>
                <w:bCs/>
                <w:kern w:val="24"/>
                <w:lang w:eastAsia="en-GB"/>
              </w:rPr>
            </w:pPr>
            <w:r w:rsidRPr="004B7A3C">
              <w:rPr>
                <w:rFonts w:cstheme="minorHAnsi"/>
                <w:b/>
              </w:rPr>
              <w:t>Daily incidence of human salmonellosis</w:t>
            </w:r>
            <w:r w:rsidR="00C4189D">
              <w:rPr>
                <w:rFonts w:cstheme="minorHAnsi"/>
                <w:b/>
              </w:rPr>
              <w:t xml:space="preserve"> (per 100,000)</w:t>
            </w:r>
          </w:p>
        </w:tc>
        <w:tc>
          <w:tcPr>
            <w:tcW w:w="2868" w:type="dxa"/>
            <w:vAlign w:val="center"/>
          </w:tcPr>
          <w:p w14:paraId="5847964F" w14:textId="7CEDB2CF" w:rsidR="004B7A3C" w:rsidRPr="004B7A3C" w:rsidRDefault="00C4189D" w:rsidP="004B7A3C">
            <w:pPr>
              <w:spacing w:line="276" w:lineRule="auto"/>
              <w:jc w:val="center"/>
              <w:rPr>
                <w:bCs/>
                <w:lang w:eastAsia="en-GB"/>
              </w:rPr>
            </w:pPr>
            <w:r>
              <w:rPr>
                <w:rFonts w:cstheme="minorHAnsi"/>
              </w:rPr>
              <w:t>0.586</w:t>
            </w:r>
          </w:p>
        </w:tc>
        <w:tc>
          <w:tcPr>
            <w:tcW w:w="3544" w:type="dxa"/>
            <w:vAlign w:val="center"/>
          </w:tcPr>
          <w:p w14:paraId="4D5E38CE" w14:textId="032CF29B" w:rsidR="004B7A3C" w:rsidRPr="004B7A3C" w:rsidRDefault="00CA6B72" w:rsidP="004B7A3C">
            <w:pPr>
              <w:jc w:val="center"/>
              <w:rPr>
                <w:rFonts w:ascii="Calibri" w:hAnsi="Calibri" w:cs="Calibri"/>
                <w:color w:val="000000"/>
              </w:rPr>
            </w:pPr>
            <w:r>
              <w:rPr>
                <w:rFonts w:ascii="Calibri" w:hAnsi="Calibri" w:cs="Calibri"/>
                <w:color w:val="000000"/>
              </w:rPr>
              <w:t>0.597</w:t>
            </w:r>
          </w:p>
        </w:tc>
      </w:tr>
      <w:tr w:rsidR="004B7A3C" w:rsidRPr="004B7A3C" w14:paraId="43A288E2" w14:textId="77777777" w:rsidTr="008C0350">
        <w:trPr>
          <w:cnfStyle w:val="000000100000" w:firstRow="0" w:lastRow="0" w:firstColumn="0" w:lastColumn="0" w:oddVBand="0" w:evenVBand="0" w:oddHBand="1" w:evenHBand="0" w:firstRowFirstColumn="0" w:firstRowLastColumn="0" w:lastRowFirstColumn="0" w:lastRowLastColumn="0"/>
          <w:trHeight w:val="23"/>
        </w:trPr>
        <w:tc>
          <w:tcPr>
            <w:tcW w:w="2372" w:type="dxa"/>
          </w:tcPr>
          <w:p w14:paraId="04F4E014" w14:textId="0925AD3C" w:rsidR="004B7A3C" w:rsidRPr="00C4189D" w:rsidRDefault="004B7A3C" w:rsidP="00C4189D">
            <w:pPr>
              <w:spacing w:line="276" w:lineRule="auto"/>
              <w:jc w:val="center"/>
              <w:rPr>
                <w:rFonts w:cstheme="minorHAnsi"/>
                <w:b/>
              </w:rPr>
            </w:pPr>
            <w:r w:rsidRPr="004B7A3C">
              <w:rPr>
                <w:rFonts w:cstheme="minorHAnsi"/>
                <w:b/>
              </w:rPr>
              <w:t>Proportion of antibiotic-resistant human salmonellosis</w:t>
            </w:r>
          </w:p>
        </w:tc>
        <w:tc>
          <w:tcPr>
            <w:tcW w:w="2868" w:type="dxa"/>
            <w:vAlign w:val="center"/>
          </w:tcPr>
          <w:p w14:paraId="414514EA" w14:textId="67BCFF0E" w:rsidR="004B7A3C" w:rsidRPr="004B7A3C" w:rsidRDefault="00C4189D" w:rsidP="004B7A3C">
            <w:pPr>
              <w:spacing w:line="276" w:lineRule="auto"/>
              <w:jc w:val="center"/>
              <w:rPr>
                <w:bCs/>
                <w:lang w:eastAsia="en-GB"/>
              </w:rPr>
            </w:pPr>
            <w:r>
              <w:rPr>
                <w:rFonts w:cstheme="minorHAnsi"/>
              </w:rPr>
              <w:t>0.242</w:t>
            </w:r>
          </w:p>
        </w:tc>
        <w:tc>
          <w:tcPr>
            <w:tcW w:w="3544" w:type="dxa"/>
            <w:vAlign w:val="center"/>
          </w:tcPr>
          <w:p w14:paraId="124030F3" w14:textId="74504DF8" w:rsidR="004B7A3C" w:rsidRPr="004B7A3C" w:rsidRDefault="00CA6B72" w:rsidP="004B7A3C">
            <w:pPr>
              <w:jc w:val="center"/>
              <w:rPr>
                <w:rFonts w:ascii="Calibri" w:hAnsi="Calibri" w:cs="Calibri"/>
                <w:color w:val="000000"/>
              </w:rPr>
            </w:pPr>
            <w:r>
              <w:rPr>
                <w:rFonts w:ascii="Calibri" w:hAnsi="Calibri" w:cs="Calibri"/>
                <w:color w:val="000000"/>
              </w:rPr>
              <w:t>0.240</w:t>
            </w:r>
          </w:p>
        </w:tc>
      </w:tr>
      <w:tr w:rsidR="004B7A3C" w:rsidRPr="004B7A3C" w14:paraId="40DC015B" w14:textId="77777777" w:rsidTr="008C0350">
        <w:trPr>
          <w:trHeight w:val="23"/>
        </w:trPr>
        <w:tc>
          <w:tcPr>
            <w:tcW w:w="2372" w:type="dxa"/>
          </w:tcPr>
          <w:p w14:paraId="4D6A1F31" w14:textId="2E484B79" w:rsidR="004B7A3C" w:rsidRPr="004B7A3C" w:rsidRDefault="00C4189D" w:rsidP="004B7A3C">
            <w:pPr>
              <w:spacing w:line="276" w:lineRule="auto"/>
              <w:jc w:val="center"/>
              <w:rPr>
                <w:rFonts w:cstheme="minorHAnsi"/>
                <w:b/>
              </w:rPr>
            </w:pPr>
            <w:r>
              <w:rPr>
                <w:rFonts w:cstheme="minorHAnsi"/>
                <w:b/>
              </w:rPr>
              <w:t xml:space="preserve">Proportion of domestic fattening pig carcasses contaminated with Salmonella spp. </w:t>
            </w:r>
          </w:p>
        </w:tc>
        <w:tc>
          <w:tcPr>
            <w:tcW w:w="2868" w:type="dxa"/>
            <w:vAlign w:val="center"/>
          </w:tcPr>
          <w:p w14:paraId="7B3B7383" w14:textId="35377D3B" w:rsidR="004B7A3C" w:rsidRPr="004B7A3C" w:rsidRDefault="00340387" w:rsidP="004B7A3C">
            <w:pPr>
              <w:spacing w:line="276" w:lineRule="auto"/>
              <w:jc w:val="center"/>
              <w:rPr>
                <w:rFonts w:cstheme="minorHAnsi"/>
              </w:rPr>
            </w:pPr>
            <w:r>
              <w:rPr>
                <w:rFonts w:cstheme="minorHAnsi"/>
              </w:rPr>
              <w:t>0.031</w:t>
            </w:r>
          </w:p>
        </w:tc>
        <w:tc>
          <w:tcPr>
            <w:tcW w:w="3544" w:type="dxa"/>
            <w:vAlign w:val="center"/>
          </w:tcPr>
          <w:p w14:paraId="32CB6B31" w14:textId="20874A11" w:rsidR="004B7A3C" w:rsidRPr="004B7A3C" w:rsidRDefault="0008058E" w:rsidP="004B7A3C">
            <w:pPr>
              <w:jc w:val="center"/>
              <w:rPr>
                <w:rFonts w:cstheme="minorHAnsi"/>
              </w:rPr>
            </w:pPr>
            <w:r>
              <w:rPr>
                <w:rFonts w:cstheme="minorHAnsi"/>
              </w:rPr>
              <w:t>0.030</w:t>
            </w:r>
          </w:p>
        </w:tc>
      </w:tr>
      <w:tr w:rsidR="004B7A3C" w:rsidRPr="004B7A3C" w14:paraId="1D044151" w14:textId="77777777" w:rsidTr="008C0350">
        <w:trPr>
          <w:cnfStyle w:val="000000100000" w:firstRow="0" w:lastRow="0" w:firstColumn="0" w:lastColumn="0" w:oddVBand="0" w:evenVBand="0" w:oddHBand="1" w:evenHBand="0" w:firstRowFirstColumn="0" w:firstRowLastColumn="0" w:lastRowFirstColumn="0" w:lastRowLastColumn="0"/>
          <w:trHeight w:val="23"/>
        </w:trPr>
        <w:tc>
          <w:tcPr>
            <w:tcW w:w="2372" w:type="dxa"/>
          </w:tcPr>
          <w:p w14:paraId="532CCFA2" w14:textId="364D7FE8" w:rsidR="004B7A3C" w:rsidRPr="004B7A3C" w:rsidRDefault="00C4189D" w:rsidP="00C4189D">
            <w:pPr>
              <w:spacing w:line="276" w:lineRule="auto"/>
              <w:jc w:val="center"/>
              <w:rPr>
                <w:rFonts w:cstheme="minorHAnsi"/>
                <w:b/>
              </w:rPr>
            </w:pPr>
            <w:r>
              <w:rPr>
                <w:rFonts w:cstheme="minorHAnsi"/>
                <w:b/>
              </w:rPr>
              <w:t>Proportion of contaminated fattening pig carcasses resistant to ampicillin</w:t>
            </w:r>
          </w:p>
        </w:tc>
        <w:tc>
          <w:tcPr>
            <w:tcW w:w="2868" w:type="dxa"/>
            <w:vAlign w:val="center"/>
          </w:tcPr>
          <w:p w14:paraId="79264FF1" w14:textId="0A981469" w:rsidR="004B7A3C" w:rsidRPr="004B7A3C" w:rsidRDefault="00340387" w:rsidP="004B7A3C">
            <w:pPr>
              <w:spacing w:line="276" w:lineRule="auto"/>
              <w:jc w:val="center"/>
              <w:rPr>
                <w:rFonts w:cstheme="minorHAnsi"/>
              </w:rPr>
            </w:pPr>
            <w:r>
              <w:rPr>
                <w:rFonts w:cstheme="minorHAnsi"/>
              </w:rPr>
              <w:t>0.345</w:t>
            </w:r>
          </w:p>
        </w:tc>
        <w:tc>
          <w:tcPr>
            <w:tcW w:w="3544" w:type="dxa"/>
            <w:vAlign w:val="center"/>
          </w:tcPr>
          <w:p w14:paraId="4DD5C570" w14:textId="6DE59259" w:rsidR="004B7A3C" w:rsidRPr="004B7A3C" w:rsidRDefault="00CA6B72" w:rsidP="004B7A3C">
            <w:pPr>
              <w:jc w:val="center"/>
              <w:rPr>
                <w:rFonts w:cstheme="minorHAnsi"/>
              </w:rPr>
            </w:pPr>
            <w:r>
              <w:rPr>
                <w:rFonts w:cstheme="minorHAnsi"/>
              </w:rPr>
              <w:t>0.339</w:t>
            </w:r>
          </w:p>
        </w:tc>
      </w:tr>
    </w:tbl>
    <w:p w14:paraId="2A7C683B" w14:textId="08CB9D13" w:rsidR="00CC4A9C" w:rsidRDefault="00CC4A9C" w:rsidP="005E49A5">
      <w:pPr>
        <w:rPr>
          <w:b/>
          <w:u w:val="single"/>
        </w:rPr>
      </w:pPr>
    </w:p>
    <w:p w14:paraId="06558B7E" w14:textId="1AD50CFC" w:rsidR="00CC4A9C" w:rsidRDefault="00CC4A9C" w:rsidP="005E49A5">
      <w:pPr>
        <w:rPr>
          <w:b/>
          <w:u w:val="single"/>
        </w:rPr>
      </w:pPr>
    </w:p>
    <w:p w14:paraId="7A5FD977" w14:textId="4A2693BB" w:rsidR="00CC4A9C" w:rsidRDefault="00CC4A9C" w:rsidP="005E49A5">
      <w:pPr>
        <w:rPr>
          <w:b/>
          <w:u w:val="single"/>
        </w:rPr>
      </w:pPr>
    </w:p>
    <w:p w14:paraId="44FE3D2F" w14:textId="687DFC27" w:rsidR="00CC4A9C" w:rsidRDefault="00CC4A9C" w:rsidP="005E49A5">
      <w:pPr>
        <w:rPr>
          <w:b/>
          <w:u w:val="single"/>
        </w:rPr>
      </w:pPr>
    </w:p>
    <w:p w14:paraId="443F5A54" w14:textId="4D793383" w:rsidR="00CC4A9C" w:rsidRDefault="00CC4A9C" w:rsidP="005E49A5">
      <w:pPr>
        <w:rPr>
          <w:b/>
          <w:u w:val="single"/>
        </w:rPr>
      </w:pPr>
    </w:p>
    <w:p w14:paraId="3DBA111E" w14:textId="262F6E49" w:rsidR="00CC4A9C" w:rsidRDefault="00CC4A9C" w:rsidP="005E49A5">
      <w:pPr>
        <w:rPr>
          <w:b/>
          <w:u w:val="single"/>
        </w:rPr>
      </w:pPr>
    </w:p>
    <w:p w14:paraId="04A6BDD1" w14:textId="0BCC9F7F" w:rsidR="00CC4A9C" w:rsidRDefault="00CC4A9C" w:rsidP="005E49A5">
      <w:pPr>
        <w:rPr>
          <w:b/>
          <w:u w:val="single"/>
        </w:rPr>
      </w:pPr>
    </w:p>
    <w:p w14:paraId="440F70D3" w14:textId="1F683681" w:rsidR="00CC4A9C" w:rsidRDefault="00CC4A9C" w:rsidP="005E49A5">
      <w:pPr>
        <w:rPr>
          <w:b/>
          <w:u w:val="single"/>
        </w:rPr>
      </w:pPr>
    </w:p>
    <w:p w14:paraId="7BFFC342" w14:textId="1DF2B75C" w:rsidR="00CC4A9C" w:rsidRDefault="00CC4A9C" w:rsidP="005E49A5">
      <w:pPr>
        <w:rPr>
          <w:b/>
          <w:u w:val="single"/>
        </w:rPr>
      </w:pPr>
    </w:p>
    <w:p w14:paraId="03710BFB" w14:textId="22E56192" w:rsidR="00CC4A9C" w:rsidRDefault="00CC4A9C" w:rsidP="005E49A5">
      <w:pPr>
        <w:rPr>
          <w:b/>
          <w:u w:val="single"/>
        </w:rPr>
      </w:pPr>
    </w:p>
    <w:p w14:paraId="54DCD928" w14:textId="3783B96F" w:rsidR="00CC4A9C" w:rsidRDefault="00CC4A9C" w:rsidP="005E49A5">
      <w:pPr>
        <w:rPr>
          <w:b/>
          <w:u w:val="single"/>
        </w:rPr>
      </w:pPr>
    </w:p>
    <w:p w14:paraId="536DB25C" w14:textId="326067DD" w:rsidR="00CC4A9C" w:rsidRDefault="00CC4A9C" w:rsidP="005E49A5">
      <w:pPr>
        <w:rPr>
          <w:b/>
          <w:u w:val="single"/>
        </w:rPr>
      </w:pPr>
    </w:p>
    <w:p w14:paraId="377D471A" w14:textId="5C1D84AA" w:rsidR="00CC4A9C" w:rsidRDefault="00CC4A9C" w:rsidP="005E49A5">
      <w:pPr>
        <w:rPr>
          <w:b/>
          <w:u w:val="single"/>
        </w:rPr>
      </w:pPr>
    </w:p>
    <w:p w14:paraId="73774DE3" w14:textId="42F3FF64" w:rsidR="00CC4A9C" w:rsidRDefault="00CC4A9C" w:rsidP="005E49A5">
      <w:pPr>
        <w:rPr>
          <w:b/>
          <w:u w:val="single"/>
        </w:rPr>
      </w:pPr>
    </w:p>
    <w:p w14:paraId="259977F8" w14:textId="0B9C3A5E" w:rsidR="00CC4A9C" w:rsidRDefault="00CC4A9C" w:rsidP="005E49A5">
      <w:pPr>
        <w:rPr>
          <w:b/>
          <w:u w:val="single"/>
        </w:rPr>
      </w:pPr>
    </w:p>
    <w:p w14:paraId="0377D064" w14:textId="26822E33" w:rsidR="00CC4A9C" w:rsidRDefault="00CC4A9C" w:rsidP="005E49A5">
      <w:pPr>
        <w:rPr>
          <w:b/>
          <w:u w:val="single"/>
        </w:rPr>
      </w:pPr>
    </w:p>
    <w:p w14:paraId="6B3311E6" w14:textId="21428750" w:rsidR="00CC4A9C" w:rsidRDefault="00CC4A9C" w:rsidP="005E49A5">
      <w:pPr>
        <w:rPr>
          <w:b/>
          <w:u w:val="single"/>
        </w:rPr>
      </w:pPr>
    </w:p>
    <w:p w14:paraId="104DCB20" w14:textId="137653E8" w:rsidR="00CC4A9C" w:rsidRDefault="00CC4A9C" w:rsidP="005E49A5">
      <w:pPr>
        <w:rPr>
          <w:b/>
          <w:u w:val="single"/>
        </w:rPr>
      </w:pPr>
    </w:p>
    <w:p w14:paraId="3D7DB77C" w14:textId="1AF4DF79" w:rsidR="00CC4A9C" w:rsidRDefault="00CC4A9C" w:rsidP="005E49A5">
      <w:pPr>
        <w:rPr>
          <w:b/>
          <w:u w:val="single"/>
        </w:rPr>
      </w:pPr>
    </w:p>
    <w:p w14:paraId="42CC3E21" w14:textId="28C91E37" w:rsidR="009443F9" w:rsidRDefault="009443F9" w:rsidP="009443F9">
      <w:pPr>
        <w:tabs>
          <w:tab w:val="left" w:pos="6240"/>
        </w:tabs>
        <w:jc w:val="both"/>
      </w:pPr>
      <w:r w:rsidRPr="009443F9">
        <w:rPr>
          <w:b/>
          <w:noProof/>
          <w:lang w:eastAsia="en-GB"/>
        </w:rPr>
        <w:lastRenderedPageBreak/>
        <w:t>Table S</w:t>
      </w:r>
      <w:r w:rsidR="00CC4A9C">
        <w:rPr>
          <w:b/>
          <w:noProof/>
          <w:lang w:eastAsia="en-GB"/>
        </w:rPr>
        <w:t>8</w:t>
      </w:r>
      <w:r w:rsidRPr="009443F9">
        <w:rPr>
          <w:b/>
          <w:noProof/>
          <w:lang w:eastAsia="en-GB"/>
        </w:rPr>
        <w:t>. Parameter values for case studies</w:t>
      </w:r>
      <w:r>
        <w:rPr>
          <w:b/>
          <w:noProof/>
          <w:lang w:eastAsia="en-GB"/>
        </w:rPr>
        <w:t xml:space="preserve"> and fitted parameters</w:t>
      </w:r>
      <w:r w:rsidRPr="009443F9">
        <w:rPr>
          <w:b/>
          <w:noProof/>
          <w:lang w:eastAsia="en-GB"/>
        </w:rPr>
        <w:t>.</w:t>
      </w:r>
    </w:p>
    <w:tbl>
      <w:tblPr>
        <w:tblStyle w:val="ListTable4-Accent5"/>
        <w:tblW w:w="9781" w:type="dxa"/>
        <w:jc w:val="center"/>
        <w:tblLayout w:type="fixed"/>
        <w:tblLook w:val="0420" w:firstRow="1" w:lastRow="0" w:firstColumn="0" w:lastColumn="0" w:noHBand="0" w:noVBand="1"/>
      </w:tblPr>
      <w:tblGrid>
        <w:gridCol w:w="1276"/>
        <w:gridCol w:w="3261"/>
        <w:gridCol w:w="2126"/>
        <w:gridCol w:w="1984"/>
        <w:gridCol w:w="1134"/>
      </w:tblGrid>
      <w:tr w:rsidR="000D399F" w:rsidRPr="00135ACE" w14:paraId="04197459" w14:textId="77777777" w:rsidTr="009443F9">
        <w:trPr>
          <w:cnfStyle w:val="100000000000" w:firstRow="1" w:lastRow="0" w:firstColumn="0" w:lastColumn="0" w:oddVBand="0" w:evenVBand="0" w:oddHBand="0" w:evenHBand="0" w:firstRowFirstColumn="0" w:firstRowLastColumn="0" w:lastRowFirstColumn="0" w:lastRowLastColumn="0"/>
          <w:trHeight w:val="72"/>
          <w:jc w:val="center"/>
        </w:trPr>
        <w:tc>
          <w:tcPr>
            <w:tcW w:w="1276" w:type="dxa"/>
            <w:vMerge w:val="restart"/>
            <w:vAlign w:val="center"/>
            <w:hideMark/>
          </w:tcPr>
          <w:p w14:paraId="474C770B" w14:textId="77777777" w:rsidR="000D399F" w:rsidRPr="00135ACE" w:rsidRDefault="000D399F" w:rsidP="00E46AF1">
            <w:pPr>
              <w:spacing w:line="276" w:lineRule="auto"/>
              <w:jc w:val="center"/>
              <w:rPr>
                <w:rFonts w:eastAsia="Times New Roman" w:cstheme="minorHAnsi"/>
                <w:sz w:val="18"/>
                <w:szCs w:val="18"/>
                <w:lang w:eastAsia="en-GB"/>
              </w:rPr>
            </w:pPr>
            <w:r w:rsidRPr="00135ACE">
              <w:rPr>
                <w:rFonts w:eastAsia="Times New Roman" w:cstheme="minorHAnsi"/>
                <w:color w:val="FFFFFF" w:themeColor="light1"/>
                <w:kern w:val="24"/>
                <w:sz w:val="18"/>
                <w:szCs w:val="18"/>
                <w:lang w:eastAsia="en-GB"/>
              </w:rPr>
              <w:t>Parameter</w:t>
            </w:r>
          </w:p>
        </w:tc>
        <w:tc>
          <w:tcPr>
            <w:tcW w:w="3261" w:type="dxa"/>
            <w:vMerge w:val="restart"/>
            <w:vAlign w:val="center"/>
            <w:hideMark/>
          </w:tcPr>
          <w:p w14:paraId="5B7FCAA5" w14:textId="77777777" w:rsidR="000D399F" w:rsidRPr="00135ACE" w:rsidRDefault="000D399F" w:rsidP="00E46AF1">
            <w:pPr>
              <w:spacing w:line="276" w:lineRule="auto"/>
              <w:jc w:val="center"/>
              <w:rPr>
                <w:rFonts w:eastAsia="Times New Roman" w:cstheme="minorHAnsi"/>
                <w:sz w:val="18"/>
                <w:szCs w:val="18"/>
                <w:lang w:eastAsia="en-GB"/>
              </w:rPr>
            </w:pPr>
            <w:r w:rsidRPr="00135ACE">
              <w:rPr>
                <w:rFonts w:eastAsia="Times New Roman" w:cstheme="minorHAnsi"/>
                <w:color w:val="FFFFFF" w:themeColor="light1"/>
                <w:kern w:val="24"/>
                <w:sz w:val="18"/>
                <w:szCs w:val="18"/>
                <w:lang w:eastAsia="en-GB"/>
              </w:rPr>
              <w:t>Description</w:t>
            </w:r>
          </w:p>
        </w:tc>
        <w:tc>
          <w:tcPr>
            <w:tcW w:w="4110" w:type="dxa"/>
            <w:gridSpan w:val="2"/>
          </w:tcPr>
          <w:p w14:paraId="508DFA20" w14:textId="3CCA8042" w:rsidR="000D399F" w:rsidRPr="00135ACE" w:rsidRDefault="000D399F" w:rsidP="00E46AF1">
            <w:pPr>
              <w:spacing w:line="276" w:lineRule="auto"/>
              <w:jc w:val="center"/>
              <w:rPr>
                <w:rFonts w:eastAsia="Times New Roman" w:cstheme="minorHAnsi"/>
                <w:b w:val="0"/>
                <w:bCs w:val="0"/>
                <w:color w:val="FFFFFF" w:themeColor="light1"/>
                <w:kern w:val="24"/>
                <w:sz w:val="18"/>
                <w:szCs w:val="18"/>
                <w:lang w:eastAsia="en-GB"/>
              </w:rPr>
            </w:pPr>
            <w:r w:rsidRPr="00135ACE">
              <w:rPr>
                <w:rFonts w:eastAsia="Times New Roman" w:cstheme="minorHAnsi"/>
                <w:color w:val="FFFFFF" w:themeColor="light1"/>
                <w:kern w:val="24"/>
                <w:sz w:val="18"/>
                <w:szCs w:val="18"/>
                <w:lang w:eastAsia="en-GB"/>
              </w:rPr>
              <w:t>Model (Fitted) Parameter Values</w:t>
            </w:r>
          </w:p>
          <w:p w14:paraId="71C183D3" w14:textId="77777777" w:rsidR="000D399F" w:rsidRPr="00135ACE" w:rsidRDefault="000D399F" w:rsidP="00E46AF1">
            <w:pPr>
              <w:spacing w:line="276" w:lineRule="auto"/>
              <w:jc w:val="center"/>
              <w:rPr>
                <w:rFonts w:eastAsia="Times New Roman" w:cstheme="minorHAnsi"/>
                <w:color w:val="FFFFFF" w:themeColor="light1"/>
                <w:kern w:val="24"/>
                <w:sz w:val="18"/>
                <w:szCs w:val="18"/>
                <w:lang w:eastAsia="en-GB"/>
              </w:rPr>
            </w:pPr>
            <w:r w:rsidRPr="00135ACE">
              <w:rPr>
                <w:rFonts w:eastAsia="Times New Roman" w:cstheme="minorHAnsi"/>
                <w:color w:val="FFFFFF" w:themeColor="light1"/>
                <w:kern w:val="24"/>
                <w:sz w:val="18"/>
                <w:szCs w:val="18"/>
                <w:lang w:eastAsia="en-GB"/>
              </w:rPr>
              <w:t>(Sum of squares from model fit in square brackets)</w:t>
            </w:r>
          </w:p>
        </w:tc>
        <w:tc>
          <w:tcPr>
            <w:tcW w:w="1134" w:type="dxa"/>
            <w:vMerge w:val="restart"/>
            <w:vAlign w:val="center"/>
          </w:tcPr>
          <w:p w14:paraId="27EB2C91" w14:textId="77777777" w:rsidR="000D399F" w:rsidRPr="00135ACE" w:rsidRDefault="000D399F" w:rsidP="00E46AF1">
            <w:pPr>
              <w:spacing w:line="276" w:lineRule="auto"/>
              <w:jc w:val="center"/>
              <w:rPr>
                <w:rFonts w:eastAsia="Times New Roman" w:cstheme="minorHAnsi"/>
                <w:color w:val="FFFFFF" w:themeColor="light1"/>
                <w:kern w:val="24"/>
                <w:sz w:val="18"/>
                <w:szCs w:val="18"/>
                <w:lang w:eastAsia="en-GB"/>
              </w:rPr>
            </w:pPr>
            <w:r w:rsidRPr="00135ACE">
              <w:rPr>
                <w:rFonts w:eastAsia="Times New Roman" w:cstheme="minorHAnsi"/>
                <w:color w:val="FFFFFF" w:themeColor="light1"/>
                <w:kern w:val="24"/>
                <w:sz w:val="18"/>
                <w:szCs w:val="18"/>
                <w:lang w:eastAsia="en-GB"/>
              </w:rPr>
              <w:t>References</w:t>
            </w:r>
          </w:p>
        </w:tc>
      </w:tr>
      <w:tr w:rsidR="000D399F" w:rsidRPr="00135ACE" w14:paraId="2908B777" w14:textId="77777777" w:rsidTr="009443F9">
        <w:trPr>
          <w:cnfStyle w:val="000000100000" w:firstRow="0" w:lastRow="0" w:firstColumn="0" w:lastColumn="0" w:oddVBand="0" w:evenVBand="0" w:oddHBand="1" w:evenHBand="0" w:firstRowFirstColumn="0" w:firstRowLastColumn="0" w:lastRowFirstColumn="0" w:lastRowLastColumn="0"/>
          <w:trHeight w:val="72"/>
          <w:jc w:val="center"/>
        </w:trPr>
        <w:tc>
          <w:tcPr>
            <w:tcW w:w="1276" w:type="dxa"/>
            <w:vMerge/>
            <w:shd w:val="clear" w:color="auto" w:fill="5B9BD5" w:themeFill="accent5"/>
          </w:tcPr>
          <w:p w14:paraId="5F911A40" w14:textId="77777777" w:rsidR="000D399F" w:rsidRPr="00135ACE" w:rsidRDefault="000D399F" w:rsidP="00E46AF1">
            <w:pPr>
              <w:spacing w:line="276" w:lineRule="auto"/>
              <w:rPr>
                <w:rFonts w:eastAsia="Times New Roman" w:cstheme="minorHAnsi"/>
                <w:b/>
                <w:bCs/>
                <w:color w:val="FFFFFF" w:themeColor="light1"/>
                <w:kern w:val="24"/>
                <w:sz w:val="18"/>
                <w:szCs w:val="18"/>
                <w:lang w:eastAsia="en-GB"/>
              </w:rPr>
            </w:pPr>
          </w:p>
        </w:tc>
        <w:tc>
          <w:tcPr>
            <w:tcW w:w="3261" w:type="dxa"/>
            <w:vMerge/>
            <w:shd w:val="clear" w:color="auto" w:fill="5B9BD5" w:themeFill="accent5"/>
          </w:tcPr>
          <w:p w14:paraId="5CA8F1A0" w14:textId="77777777" w:rsidR="000D399F" w:rsidRPr="00135ACE" w:rsidRDefault="000D399F" w:rsidP="00E46AF1">
            <w:pPr>
              <w:spacing w:line="276" w:lineRule="auto"/>
              <w:rPr>
                <w:rFonts w:eastAsia="Times New Roman" w:cstheme="minorHAnsi"/>
                <w:b/>
                <w:bCs/>
                <w:color w:val="FFFFFF" w:themeColor="light1"/>
                <w:kern w:val="24"/>
                <w:sz w:val="18"/>
                <w:szCs w:val="18"/>
                <w:lang w:eastAsia="en-GB"/>
              </w:rPr>
            </w:pPr>
          </w:p>
        </w:tc>
        <w:tc>
          <w:tcPr>
            <w:tcW w:w="2126" w:type="dxa"/>
            <w:shd w:val="clear" w:color="auto" w:fill="5B9BD5" w:themeFill="accent5"/>
          </w:tcPr>
          <w:p w14:paraId="584A61F0" w14:textId="7205E57A" w:rsidR="000D399F" w:rsidRPr="00135ACE" w:rsidRDefault="009443F9" w:rsidP="00E46AF1">
            <w:pPr>
              <w:spacing w:line="276" w:lineRule="auto"/>
              <w:jc w:val="center"/>
              <w:rPr>
                <w:rFonts w:eastAsia="Times New Roman" w:cstheme="minorHAnsi"/>
                <w:b/>
                <w:bCs/>
                <w:color w:val="FFFFFF" w:themeColor="light1"/>
                <w:kern w:val="24"/>
                <w:sz w:val="18"/>
                <w:szCs w:val="18"/>
                <w:lang w:eastAsia="en-GB"/>
              </w:rPr>
            </w:pPr>
            <w:r w:rsidRPr="00135ACE">
              <w:rPr>
                <w:rFonts w:eastAsia="Times New Roman" w:cstheme="minorHAnsi"/>
                <w:b/>
                <w:bCs/>
                <w:color w:val="FFFFFF" w:themeColor="light1"/>
                <w:kern w:val="24"/>
                <w:sz w:val="18"/>
                <w:szCs w:val="18"/>
                <w:lang w:eastAsia="en-GB"/>
              </w:rPr>
              <w:t>Homogenous Import Model</w:t>
            </w:r>
          </w:p>
          <w:p w14:paraId="389C13B9" w14:textId="439E45F6" w:rsidR="000D399F" w:rsidRPr="00135ACE" w:rsidRDefault="000D399F" w:rsidP="009443F9">
            <w:pPr>
              <w:spacing w:line="276" w:lineRule="auto"/>
              <w:jc w:val="center"/>
              <w:rPr>
                <w:rFonts w:eastAsia="Times New Roman" w:cstheme="minorHAnsi"/>
                <w:b/>
                <w:bCs/>
                <w:color w:val="FFFFFF" w:themeColor="light1"/>
                <w:kern w:val="24"/>
                <w:sz w:val="18"/>
                <w:szCs w:val="18"/>
                <w:lang w:eastAsia="en-GB"/>
              </w:rPr>
            </w:pPr>
            <w:r w:rsidRPr="00135ACE">
              <w:rPr>
                <w:rFonts w:eastAsia="Times New Roman" w:cstheme="minorHAnsi"/>
                <w:b/>
                <w:bCs/>
                <w:color w:val="FFFFFF" w:themeColor="light1"/>
                <w:kern w:val="24"/>
                <w:sz w:val="18"/>
                <w:szCs w:val="18"/>
                <w:lang w:eastAsia="en-GB"/>
              </w:rPr>
              <w:t xml:space="preserve">(SS = </w:t>
            </w:r>
            <w:r w:rsidR="00345C57" w:rsidRPr="00345C57">
              <w:rPr>
                <w:rFonts w:eastAsia="Times New Roman" w:cstheme="minorHAnsi"/>
                <w:b/>
                <w:bCs/>
                <w:color w:val="FFFFFF" w:themeColor="light1"/>
                <w:kern w:val="24"/>
                <w:sz w:val="18"/>
                <w:szCs w:val="18"/>
                <w:lang w:eastAsia="en-GB"/>
              </w:rPr>
              <w:t>1.718</w:t>
            </w:r>
            <w:r w:rsidRPr="00135ACE">
              <w:rPr>
                <w:rFonts w:eastAsia="Times New Roman" w:cstheme="minorHAnsi"/>
                <w:b/>
                <w:bCs/>
                <w:color w:val="FFFFFF" w:themeColor="light1"/>
                <w:kern w:val="24"/>
                <w:sz w:val="18"/>
                <w:szCs w:val="18"/>
                <w:lang w:eastAsia="en-GB"/>
              </w:rPr>
              <w:t>)</w:t>
            </w:r>
          </w:p>
        </w:tc>
        <w:tc>
          <w:tcPr>
            <w:tcW w:w="1984" w:type="dxa"/>
            <w:shd w:val="clear" w:color="auto" w:fill="5B9BD5" w:themeFill="accent5"/>
          </w:tcPr>
          <w:p w14:paraId="2D89422F" w14:textId="33DD2D0D" w:rsidR="000D399F" w:rsidRPr="00135ACE" w:rsidRDefault="009443F9" w:rsidP="00E46AF1">
            <w:pPr>
              <w:spacing w:line="276" w:lineRule="auto"/>
              <w:jc w:val="center"/>
              <w:rPr>
                <w:rFonts w:eastAsia="Times New Roman" w:cstheme="minorHAnsi"/>
                <w:b/>
                <w:bCs/>
                <w:color w:val="FFFFFF" w:themeColor="light1"/>
                <w:kern w:val="24"/>
                <w:sz w:val="18"/>
                <w:szCs w:val="18"/>
                <w:lang w:eastAsia="en-GB"/>
              </w:rPr>
            </w:pPr>
            <w:r w:rsidRPr="00135ACE">
              <w:rPr>
                <w:rFonts w:eastAsia="Times New Roman" w:cstheme="minorHAnsi"/>
                <w:b/>
                <w:bCs/>
                <w:color w:val="FFFFFF" w:themeColor="light1"/>
                <w:kern w:val="24"/>
                <w:sz w:val="18"/>
                <w:szCs w:val="18"/>
                <w:lang w:eastAsia="en-GB"/>
              </w:rPr>
              <w:t>Heterogeneous Import Model</w:t>
            </w:r>
          </w:p>
          <w:p w14:paraId="664222AA" w14:textId="7FDBE7CE" w:rsidR="000D399F" w:rsidRPr="00135ACE" w:rsidRDefault="000D399F" w:rsidP="009443F9">
            <w:pPr>
              <w:spacing w:line="276" w:lineRule="auto"/>
              <w:jc w:val="center"/>
              <w:rPr>
                <w:rFonts w:eastAsia="Times New Roman" w:cstheme="minorHAnsi"/>
                <w:b/>
                <w:bCs/>
                <w:color w:val="FFFFFF" w:themeColor="light1"/>
                <w:kern w:val="24"/>
                <w:sz w:val="18"/>
                <w:szCs w:val="18"/>
                <w:lang w:eastAsia="en-GB"/>
              </w:rPr>
            </w:pPr>
            <w:r w:rsidRPr="00413141">
              <w:rPr>
                <w:rFonts w:eastAsia="Times New Roman" w:cstheme="minorHAnsi"/>
                <w:b/>
                <w:bCs/>
                <w:color w:val="FFFFFF" w:themeColor="light1"/>
                <w:kern w:val="24"/>
                <w:sz w:val="18"/>
                <w:szCs w:val="18"/>
                <w:lang w:eastAsia="en-GB"/>
              </w:rPr>
              <w:t xml:space="preserve">(SS = </w:t>
            </w:r>
            <w:r w:rsidR="00413141">
              <w:rPr>
                <w:rFonts w:eastAsia="Times New Roman" w:cstheme="minorHAnsi"/>
                <w:b/>
                <w:bCs/>
                <w:color w:val="FFFFFF" w:themeColor="light1"/>
                <w:kern w:val="24"/>
                <w:sz w:val="18"/>
                <w:szCs w:val="18"/>
                <w:lang w:eastAsia="en-GB"/>
              </w:rPr>
              <w:t>2.</w:t>
            </w:r>
            <w:r w:rsidR="008B4010" w:rsidRPr="00413141">
              <w:rPr>
                <w:rFonts w:eastAsia="Times New Roman" w:cstheme="minorHAnsi"/>
                <w:b/>
                <w:bCs/>
                <w:color w:val="FFFFFF" w:themeColor="light1"/>
                <w:kern w:val="24"/>
                <w:sz w:val="18"/>
                <w:szCs w:val="18"/>
                <w:lang w:eastAsia="en-GB"/>
              </w:rPr>
              <w:t>193</w:t>
            </w:r>
            <w:r w:rsidRPr="00413141">
              <w:rPr>
                <w:rFonts w:eastAsia="Times New Roman" w:cstheme="minorHAnsi"/>
                <w:b/>
                <w:bCs/>
                <w:color w:val="FFFFFF" w:themeColor="light1"/>
                <w:kern w:val="24"/>
                <w:sz w:val="18"/>
                <w:szCs w:val="18"/>
                <w:lang w:eastAsia="en-GB"/>
              </w:rPr>
              <w:t>)</w:t>
            </w:r>
          </w:p>
        </w:tc>
        <w:tc>
          <w:tcPr>
            <w:tcW w:w="1134" w:type="dxa"/>
            <w:vMerge/>
            <w:shd w:val="clear" w:color="auto" w:fill="5B9BD5" w:themeFill="accent5"/>
          </w:tcPr>
          <w:p w14:paraId="1238D324" w14:textId="77777777" w:rsidR="000D399F" w:rsidRPr="00135ACE" w:rsidRDefault="000D399F" w:rsidP="00E46AF1">
            <w:pPr>
              <w:spacing w:line="276" w:lineRule="auto"/>
              <w:rPr>
                <w:rFonts w:eastAsia="Times New Roman" w:cstheme="minorHAnsi"/>
                <w:b/>
                <w:bCs/>
                <w:color w:val="FFFFFF" w:themeColor="light1"/>
                <w:kern w:val="24"/>
                <w:sz w:val="18"/>
                <w:szCs w:val="18"/>
                <w:lang w:eastAsia="en-GB"/>
              </w:rPr>
            </w:pPr>
          </w:p>
        </w:tc>
      </w:tr>
      <w:tr w:rsidR="000D399F" w:rsidRPr="00135ACE" w14:paraId="24A9978E" w14:textId="77777777" w:rsidTr="009443F9">
        <w:trPr>
          <w:trHeight w:val="336"/>
          <w:jc w:val="center"/>
        </w:trPr>
        <w:tc>
          <w:tcPr>
            <w:tcW w:w="1276" w:type="dxa"/>
            <w:vAlign w:val="center"/>
            <w:hideMark/>
          </w:tcPr>
          <w:p w14:paraId="4E730A39" w14:textId="77777777" w:rsidR="000D399F" w:rsidRPr="00135ACE" w:rsidRDefault="000D399F" w:rsidP="00E46AF1">
            <w:pPr>
              <w:spacing w:line="276" w:lineRule="auto"/>
              <w:jc w:val="center"/>
              <w:rPr>
                <w:rFonts w:eastAsia="Times New Roman" w:cstheme="minorHAnsi"/>
                <w:i/>
                <w:iCs/>
                <w:sz w:val="18"/>
                <w:szCs w:val="18"/>
                <w:lang w:eastAsia="en-GB"/>
              </w:rPr>
            </w:pPr>
            <w:r w:rsidRPr="00135ACE">
              <w:rPr>
                <w:rFonts w:eastAsia="Times New Roman" w:cstheme="minorHAnsi"/>
                <w:b/>
                <w:bCs/>
                <w:i/>
                <w:iCs/>
                <w:color w:val="000000" w:themeColor="dark1"/>
                <w:kern w:val="24"/>
                <w:sz w:val="18"/>
                <w:szCs w:val="18"/>
                <w:lang w:eastAsia="en-GB"/>
              </w:rPr>
              <w:t>β</w:t>
            </w:r>
            <w:r w:rsidRPr="00135ACE">
              <w:rPr>
                <w:rFonts w:eastAsia="Times New Roman" w:cstheme="minorHAnsi"/>
                <w:b/>
                <w:bCs/>
                <w:i/>
                <w:iCs/>
                <w:color w:val="000000" w:themeColor="dark1"/>
                <w:kern w:val="24"/>
                <w:position w:val="-5"/>
                <w:sz w:val="18"/>
                <w:szCs w:val="18"/>
                <w:vertAlign w:val="subscript"/>
                <w:lang w:eastAsia="en-GB"/>
              </w:rPr>
              <w:t>AA</w:t>
            </w:r>
          </w:p>
        </w:tc>
        <w:tc>
          <w:tcPr>
            <w:tcW w:w="3261" w:type="dxa"/>
            <w:vAlign w:val="center"/>
            <w:hideMark/>
          </w:tcPr>
          <w:p w14:paraId="2E5C1D2D" w14:textId="37703A62" w:rsidR="000D399F" w:rsidRPr="00135ACE" w:rsidRDefault="000D399F" w:rsidP="00E46AF1">
            <w:pPr>
              <w:spacing w:line="276" w:lineRule="auto"/>
              <w:rPr>
                <w:rFonts w:eastAsia="Times New Roman" w:cstheme="minorHAnsi"/>
                <w:sz w:val="18"/>
                <w:szCs w:val="18"/>
                <w:lang w:eastAsia="en-GB"/>
              </w:rPr>
            </w:pPr>
            <w:r w:rsidRPr="00135ACE">
              <w:rPr>
                <w:rFonts w:eastAsia="Times New Roman" w:cstheme="minorHAnsi"/>
                <w:color w:val="000000" w:themeColor="dark1"/>
                <w:kern w:val="24"/>
                <w:sz w:val="18"/>
                <w:szCs w:val="18"/>
                <w:lang w:eastAsia="en-GB"/>
              </w:rPr>
              <w:t>Per Capita Rate of Transmission (Direct and Indirect) between the Infected</w:t>
            </w:r>
            <w:r w:rsidR="00135ACE">
              <w:rPr>
                <w:rFonts w:eastAsia="Times New Roman" w:cstheme="minorHAnsi"/>
                <w:color w:val="000000" w:themeColor="dark1"/>
                <w:kern w:val="24"/>
                <w:sz w:val="18"/>
                <w:szCs w:val="18"/>
                <w:lang w:eastAsia="en-GB"/>
              </w:rPr>
              <w:t xml:space="preserve"> Domestic</w:t>
            </w:r>
            <w:r w:rsidRPr="00135ACE">
              <w:rPr>
                <w:rFonts w:eastAsia="Times New Roman" w:cstheme="minorHAnsi"/>
                <w:color w:val="000000" w:themeColor="dark1"/>
                <w:kern w:val="24"/>
                <w:sz w:val="18"/>
                <w:szCs w:val="18"/>
                <w:lang w:eastAsia="en-GB"/>
              </w:rPr>
              <w:t xml:space="preserve"> Animal Fraction and </w:t>
            </w:r>
            <w:r w:rsidR="00135ACE">
              <w:rPr>
                <w:rFonts w:eastAsia="Times New Roman" w:cstheme="minorHAnsi"/>
                <w:color w:val="000000" w:themeColor="dark1"/>
                <w:kern w:val="24"/>
                <w:sz w:val="18"/>
                <w:szCs w:val="18"/>
                <w:lang w:eastAsia="en-GB"/>
              </w:rPr>
              <w:t xml:space="preserve">Domestic </w:t>
            </w:r>
            <w:r w:rsidRPr="00135ACE">
              <w:rPr>
                <w:rFonts w:eastAsia="Times New Roman" w:cstheme="minorHAnsi"/>
                <w:color w:val="000000" w:themeColor="dark1"/>
                <w:kern w:val="24"/>
                <w:sz w:val="18"/>
                <w:szCs w:val="18"/>
                <w:lang w:eastAsia="en-GB"/>
              </w:rPr>
              <w:t>Susceptible Animal Fraction</w:t>
            </w:r>
          </w:p>
        </w:tc>
        <w:tc>
          <w:tcPr>
            <w:tcW w:w="2126" w:type="dxa"/>
            <w:vAlign w:val="center"/>
          </w:tcPr>
          <w:p w14:paraId="28C2F8DC" w14:textId="77777777" w:rsidR="00BA3DAD" w:rsidRDefault="00A64E61" w:rsidP="00E46AF1">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0.00069</w:t>
            </w:r>
            <w:r w:rsidR="004B7A3C" w:rsidRPr="004B7A3C">
              <w:rPr>
                <w:rFonts w:eastAsia="Times New Roman" w:cstheme="minorHAnsi"/>
                <w:b/>
                <w:bCs/>
                <w:color w:val="000000" w:themeColor="dark1"/>
                <w:kern w:val="24"/>
                <w:sz w:val="18"/>
                <w:szCs w:val="18"/>
                <w:lang w:eastAsia="en-GB"/>
              </w:rPr>
              <w:t xml:space="preserve"> </w:t>
            </w:r>
          </w:p>
          <w:p w14:paraId="1ED8137A" w14:textId="4BD440B3" w:rsidR="000D399F" w:rsidRPr="00135ACE" w:rsidRDefault="00A64E61" w:rsidP="00E46AF1">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w:t>
            </w:r>
            <w:r w:rsidRPr="004B7A3C">
              <w:rPr>
                <w:rFonts w:eastAsia="Times New Roman" w:cstheme="minorHAnsi"/>
                <w:b/>
                <w:bCs/>
                <w:color w:val="000000" w:themeColor="dark1"/>
                <w:kern w:val="24"/>
                <w:sz w:val="18"/>
                <w:szCs w:val="18"/>
                <w:lang w:eastAsia="en-GB"/>
              </w:rPr>
              <w:t>0.000</w:t>
            </w:r>
            <w:r>
              <w:rPr>
                <w:rFonts w:eastAsia="Times New Roman" w:cstheme="minorHAnsi"/>
                <w:b/>
                <w:bCs/>
                <w:color w:val="000000" w:themeColor="dark1"/>
                <w:kern w:val="24"/>
                <w:sz w:val="18"/>
                <w:szCs w:val="18"/>
                <w:lang w:eastAsia="en-GB"/>
              </w:rPr>
              <w:t>011</w:t>
            </w:r>
            <w:r w:rsidR="000D399F" w:rsidRPr="00135ACE">
              <w:rPr>
                <w:rFonts w:eastAsia="Times New Roman" w:cstheme="minorHAnsi"/>
                <w:b/>
                <w:bCs/>
                <w:color w:val="000000" w:themeColor="dark1"/>
                <w:kern w:val="24"/>
                <w:sz w:val="18"/>
                <w:szCs w:val="18"/>
                <w:lang w:eastAsia="en-GB"/>
              </w:rPr>
              <w:t>,</w:t>
            </w:r>
          </w:p>
          <w:p w14:paraId="626FF7C6" w14:textId="55E6A834" w:rsidR="000D399F" w:rsidRPr="00135ACE" w:rsidRDefault="00A64E61" w:rsidP="00A64E61">
            <w:pPr>
              <w:spacing w:line="276" w:lineRule="auto"/>
              <w:jc w:val="center"/>
              <w:rPr>
                <w:rFonts w:eastAsia="Times New Roman" w:cstheme="minorHAnsi"/>
                <w:b/>
                <w:bCs/>
                <w:sz w:val="18"/>
                <w:szCs w:val="18"/>
                <w:lang w:eastAsia="en-GB"/>
              </w:rPr>
            </w:pPr>
            <w:r>
              <w:rPr>
                <w:rFonts w:eastAsia="Times New Roman" w:cstheme="minorHAnsi"/>
                <w:b/>
                <w:bCs/>
                <w:color w:val="000000" w:themeColor="dark1"/>
                <w:kern w:val="24"/>
                <w:sz w:val="18"/>
                <w:szCs w:val="18"/>
                <w:lang w:eastAsia="en-GB"/>
              </w:rPr>
              <w:t>0.00182</w:t>
            </w:r>
            <w:r w:rsidR="000D399F" w:rsidRPr="00135ACE">
              <w:rPr>
                <w:rFonts w:eastAsia="Times New Roman" w:cstheme="minorHAnsi"/>
                <w:b/>
                <w:bCs/>
                <w:color w:val="000000" w:themeColor="dark1"/>
                <w:kern w:val="24"/>
                <w:sz w:val="18"/>
                <w:szCs w:val="18"/>
                <w:lang w:eastAsia="en-GB"/>
              </w:rPr>
              <w:t>]</w:t>
            </w:r>
            <w:r w:rsidR="000D399F" w:rsidRPr="00135ACE">
              <w:rPr>
                <w:rFonts w:eastAsia="Times New Roman" w:cstheme="minorHAnsi"/>
                <w:b/>
                <w:bCs/>
                <w:sz w:val="18"/>
                <w:szCs w:val="18"/>
                <w:vertAlign w:val="superscript"/>
                <w:lang w:eastAsia="en-GB"/>
              </w:rPr>
              <w:t xml:space="preserve"> 1</w:t>
            </w:r>
          </w:p>
        </w:tc>
        <w:tc>
          <w:tcPr>
            <w:tcW w:w="1984" w:type="dxa"/>
            <w:vAlign w:val="center"/>
          </w:tcPr>
          <w:p w14:paraId="3C5C1DA9" w14:textId="78DE4398" w:rsidR="000D399F" w:rsidRPr="00135ACE" w:rsidRDefault="00413141" w:rsidP="00E46AF1">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0.0022536</w:t>
            </w:r>
          </w:p>
          <w:p w14:paraId="34EA9DA8" w14:textId="5AD1C917" w:rsidR="000D399F" w:rsidRPr="00135ACE" w:rsidRDefault="000D399F" w:rsidP="00E46AF1">
            <w:pPr>
              <w:spacing w:line="276" w:lineRule="auto"/>
              <w:jc w:val="center"/>
              <w:rPr>
                <w:rFonts w:eastAsia="Times New Roman" w:cstheme="minorHAnsi"/>
                <w:b/>
                <w:bCs/>
                <w:color w:val="000000" w:themeColor="dark1"/>
                <w:kern w:val="24"/>
                <w:sz w:val="18"/>
                <w:szCs w:val="18"/>
                <w:lang w:eastAsia="en-GB"/>
              </w:rPr>
            </w:pPr>
            <w:r w:rsidRPr="00135ACE">
              <w:rPr>
                <w:rFonts w:eastAsia="Times New Roman" w:cstheme="minorHAnsi"/>
                <w:b/>
                <w:bCs/>
                <w:color w:val="000000" w:themeColor="dark1"/>
                <w:kern w:val="24"/>
                <w:sz w:val="18"/>
                <w:szCs w:val="18"/>
                <w:lang w:eastAsia="en-GB"/>
              </w:rPr>
              <w:t>[0.00</w:t>
            </w:r>
            <w:r w:rsidR="00BA3DAD">
              <w:rPr>
                <w:rFonts w:eastAsia="Times New Roman" w:cstheme="minorHAnsi"/>
                <w:b/>
                <w:bCs/>
                <w:color w:val="000000" w:themeColor="dark1"/>
                <w:kern w:val="24"/>
                <w:sz w:val="18"/>
                <w:szCs w:val="18"/>
                <w:lang w:eastAsia="en-GB"/>
              </w:rPr>
              <w:t>002</w:t>
            </w:r>
            <w:r w:rsidR="00BA3DAD" w:rsidRPr="00BA3DAD">
              <w:rPr>
                <w:rFonts w:eastAsia="Times New Roman" w:cstheme="minorHAnsi"/>
                <w:b/>
                <w:bCs/>
                <w:color w:val="000000" w:themeColor="dark1"/>
                <w:kern w:val="24"/>
                <w:sz w:val="18"/>
                <w:szCs w:val="18"/>
                <w:lang w:eastAsia="en-GB"/>
              </w:rPr>
              <w:t>217</w:t>
            </w:r>
            <w:r w:rsidRPr="00135ACE">
              <w:rPr>
                <w:rFonts w:eastAsia="Times New Roman" w:cstheme="minorHAnsi"/>
                <w:b/>
                <w:bCs/>
                <w:color w:val="000000" w:themeColor="dark1"/>
                <w:kern w:val="24"/>
                <w:sz w:val="18"/>
                <w:szCs w:val="18"/>
                <w:lang w:eastAsia="en-GB"/>
              </w:rPr>
              <w:t>,</w:t>
            </w:r>
          </w:p>
          <w:p w14:paraId="25E0B5FB" w14:textId="17087F76" w:rsidR="000D399F" w:rsidRPr="00135ACE" w:rsidRDefault="00BA3DAD" w:rsidP="00BA3DAD">
            <w:pPr>
              <w:spacing w:line="276" w:lineRule="auto"/>
              <w:jc w:val="center"/>
              <w:rPr>
                <w:rFonts w:eastAsia="Times New Roman" w:cstheme="minorHAnsi"/>
                <w:b/>
                <w:bCs/>
                <w:sz w:val="18"/>
                <w:szCs w:val="18"/>
                <w:lang w:eastAsia="en-GB"/>
              </w:rPr>
            </w:pPr>
            <w:r w:rsidRPr="00BA3DAD">
              <w:rPr>
                <w:rFonts w:eastAsia="Times New Roman" w:cstheme="minorHAnsi"/>
                <w:b/>
                <w:bCs/>
                <w:color w:val="000000" w:themeColor="dark1"/>
                <w:kern w:val="24"/>
                <w:sz w:val="18"/>
                <w:szCs w:val="18"/>
                <w:lang w:eastAsia="en-GB"/>
              </w:rPr>
              <w:t>0.005455</w:t>
            </w:r>
            <w:r w:rsidR="000D399F" w:rsidRPr="00135ACE">
              <w:rPr>
                <w:rFonts w:eastAsia="Times New Roman" w:cstheme="minorHAnsi"/>
                <w:b/>
                <w:bCs/>
                <w:color w:val="000000" w:themeColor="dark1"/>
                <w:kern w:val="24"/>
                <w:sz w:val="18"/>
                <w:szCs w:val="18"/>
                <w:lang w:eastAsia="en-GB"/>
              </w:rPr>
              <w:t>]</w:t>
            </w:r>
            <w:r w:rsidR="000D399F" w:rsidRPr="00135ACE">
              <w:rPr>
                <w:rFonts w:eastAsia="Times New Roman" w:cstheme="minorHAnsi"/>
                <w:b/>
                <w:bCs/>
                <w:sz w:val="18"/>
                <w:szCs w:val="18"/>
                <w:vertAlign w:val="superscript"/>
                <w:lang w:eastAsia="en-GB"/>
              </w:rPr>
              <w:t xml:space="preserve"> 1</w:t>
            </w:r>
          </w:p>
        </w:tc>
        <w:tc>
          <w:tcPr>
            <w:tcW w:w="1134" w:type="dxa"/>
            <w:vAlign w:val="center"/>
          </w:tcPr>
          <w:p w14:paraId="38B22105" w14:textId="77777777" w:rsidR="000D399F" w:rsidRPr="00135ACE" w:rsidRDefault="000D399F" w:rsidP="00E46AF1">
            <w:pPr>
              <w:spacing w:line="276" w:lineRule="auto"/>
              <w:rPr>
                <w:rFonts w:eastAsia="Times New Roman" w:cstheme="minorHAnsi"/>
                <w:color w:val="000000" w:themeColor="dark1"/>
                <w:kern w:val="24"/>
                <w:sz w:val="18"/>
                <w:szCs w:val="18"/>
                <w:lang w:eastAsia="en-GB"/>
              </w:rPr>
            </w:pPr>
            <w:r w:rsidRPr="00135ACE">
              <w:rPr>
                <w:rFonts w:eastAsia="Times New Roman" w:cstheme="minorHAnsi"/>
                <w:color w:val="000000" w:themeColor="dark1"/>
                <w:kern w:val="24"/>
                <w:sz w:val="18"/>
                <w:szCs w:val="18"/>
                <w:lang w:eastAsia="en-GB"/>
              </w:rPr>
              <w:t xml:space="preserve"> N/A</w:t>
            </w:r>
          </w:p>
        </w:tc>
      </w:tr>
      <w:tr w:rsidR="000D399F" w:rsidRPr="00135ACE" w14:paraId="16963308" w14:textId="77777777" w:rsidTr="009443F9">
        <w:trPr>
          <w:cnfStyle w:val="000000100000" w:firstRow="0" w:lastRow="0" w:firstColumn="0" w:lastColumn="0" w:oddVBand="0" w:evenVBand="0" w:oddHBand="1" w:evenHBand="0" w:firstRowFirstColumn="0" w:firstRowLastColumn="0" w:lastRowFirstColumn="0" w:lastRowLastColumn="0"/>
          <w:trHeight w:val="23"/>
          <w:jc w:val="center"/>
        </w:trPr>
        <w:tc>
          <w:tcPr>
            <w:tcW w:w="1276" w:type="dxa"/>
            <w:vAlign w:val="center"/>
            <w:hideMark/>
          </w:tcPr>
          <w:p w14:paraId="2F0102C0" w14:textId="77777777" w:rsidR="000D399F" w:rsidRPr="00135ACE" w:rsidRDefault="000D399F" w:rsidP="00E46AF1">
            <w:pPr>
              <w:spacing w:line="276" w:lineRule="auto"/>
              <w:jc w:val="center"/>
              <w:rPr>
                <w:rFonts w:eastAsia="Times New Roman" w:cstheme="minorHAnsi"/>
                <w:i/>
                <w:iCs/>
                <w:sz w:val="18"/>
                <w:szCs w:val="18"/>
                <w:lang w:eastAsia="en-GB"/>
              </w:rPr>
            </w:pPr>
            <w:r w:rsidRPr="00135ACE">
              <w:rPr>
                <w:rFonts w:eastAsia="Times New Roman" w:cstheme="minorHAnsi"/>
                <w:b/>
                <w:bCs/>
                <w:i/>
                <w:iCs/>
                <w:color w:val="000000" w:themeColor="dark1"/>
                <w:kern w:val="24"/>
                <w:sz w:val="18"/>
                <w:szCs w:val="18"/>
                <w:lang w:eastAsia="en-GB"/>
              </w:rPr>
              <w:t>β</w:t>
            </w:r>
            <w:r w:rsidRPr="00135ACE">
              <w:rPr>
                <w:rFonts w:eastAsia="Times New Roman" w:cstheme="minorHAnsi"/>
                <w:b/>
                <w:bCs/>
                <w:i/>
                <w:iCs/>
                <w:color w:val="000000" w:themeColor="dark1"/>
                <w:kern w:val="24"/>
                <w:position w:val="-5"/>
                <w:sz w:val="18"/>
                <w:szCs w:val="18"/>
                <w:vertAlign w:val="subscript"/>
                <w:lang w:eastAsia="en-GB"/>
              </w:rPr>
              <w:t>HA</w:t>
            </w:r>
          </w:p>
        </w:tc>
        <w:tc>
          <w:tcPr>
            <w:tcW w:w="3261" w:type="dxa"/>
            <w:vAlign w:val="center"/>
            <w:hideMark/>
          </w:tcPr>
          <w:p w14:paraId="54D34DAD" w14:textId="62866149" w:rsidR="000D399F" w:rsidRPr="00135ACE" w:rsidRDefault="000D399F" w:rsidP="00135ACE">
            <w:pPr>
              <w:spacing w:line="276" w:lineRule="auto"/>
              <w:rPr>
                <w:rFonts w:eastAsia="Times New Roman" w:cstheme="minorHAnsi"/>
                <w:sz w:val="18"/>
                <w:szCs w:val="18"/>
                <w:lang w:eastAsia="en-GB"/>
              </w:rPr>
            </w:pPr>
            <w:r w:rsidRPr="00135ACE">
              <w:rPr>
                <w:rFonts w:eastAsia="Times New Roman" w:cstheme="minorHAnsi"/>
                <w:color w:val="000000" w:themeColor="dark1"/>
                <w:kern w:val="24"/>
                <w:sz w:val="18"/>
                <w:szCs w:val="18"/>
                <w:lang w:eastAsia="en-GB"/>
              </w:rPr>
              <w:t>Per Capita Rate of Transmission (Direct and Indirect) from the</w:t>
            </w:r>
            <w:r w:rsidR="00135ACE">
              <w:rPr>
                <w:rFonts w:eastAsia="Times New Roman" w:cstheme="minorHAnsi"/>
                <w:color w:val="000000" w:themeColor="dark1"/>
                <w:kern w:val="24"/>
                <w:sz w:val="18"/>
                <w:szCs w:val="18"/>
                <w:lang w:eastAsia="en-GB"/>
              </w:rPr>
              <w:t xml:space="preserve"> Domestic</w:t>
            </w:r>
            <w:r w:rsidRPr="00135ACE">
              <w:rPr>
                <w:rFonts w:eastAsia="Times New Roman" w:cstheme="minorHAnsi"/>
                <w:color w:val="000000" w:themeColor="dark1"/>
                <w:kern w:val="24"/>
                <w:sz w:val="18"/>
                <w:szCs w:val="18"/>
                <w:lang w:eastAsia="en-GB"/>
              </w:rPr>
              <w:t xml:space="preserve"> Infected Animal </w:t>
            </w:r>
            <w:r w:rsidR="00135ACE">
              <w:rPr>
                <w:rFonts w:eastAsia="Times New Roman" w:cstheme="minorHAnsi"/>
                <w:color w:val="000000" w:themeColor="dark1"/>
                <w:kern w:val="24"/>
                <w:sz w:val="18"/>
                <w:szCs w:val="18"/>
                <w:lang w:eastAsia="en-GB"/>
              </w:rPr>
              <w:t>Carcasses</w:t>
            </w:r>
            <w:r w:rsidRPr="00135ACE">
              <w:rPr>
                <w:rFonts w:eastAsia="Times New Roman" w:cstheme="minorHAnsi"/>
                <w:color w:val="000000" w:themeColor="dark1"/>
                <w:kern w:val="24"/>
                <w:sz w:val="18"/>
                <w:szCs w:val="18"/>
                <w:lang w:eastAsia="en-GB"/>
              </w:rPr>
              <w:t xml:space="preserve"> to the</w:t>
            </w:r>
            <w:r w:rsidR="00135ACE">
              <w:rPr>
                <w:rFonts w:eastAsia="Times New Roman" w:cstheme="minorHAnsi"/>
                <w:color w:val="000000" w:themeColor="dark1"/>
                <w:kern w:val="24"/>
                <w:sz w:val="18"/>
                <w:szCs w:val="18"/>
                <w:lang w:eastAsia="en-GB"/>
              </w:rPr>
              <w:t xml:space="preserve"> </w:t>
            </w:r>
            <w:r w:rsidRPr="00135ACE">
              <w:rPr>
                <w:rFonts w:eastAsia="Times New Roman" w:cstheme="minorHAnsi"/>
                <w:color w:val="000000" w:themeColor="dark1"/>
                <w:kern w:val="24"/>
                <w:sz w:val="18"/>
                <w:szCs w:val="18"/>
                <w:lang w:eastAsia="en-GB"/>
              </w:rPr>
              <w:t>Susceptible Human Fraction</w:t>
            </w:r>
          </w:p>
        </w:tc>
        <w:tc>
          <w:tcPr>
            <w:tcW w:w="2126" w:type="dxa"/>
            <w:vAlign w:val="center"/>
          </w:tcPr>
          <w:p w14:paraId="5FB2019C" w14:textId="77777777" w:rsidR="00BA3DAD" w:rsidRDefault="00A64E61" w:rsidP="00E46AF1">
            <w:pPr>
              <w:spacing w:line="276" w:lineRule="auto"/>
              <w:jc w:val="center"/>
              <w:rPr>
                <w:rFonts w:eastAsia="Times New Roman" w:cstheme="minorHAnsi"/>
                <w:b/>
                <w:color w:val="000000" w:themeColor="dark1"/>
                <w:kern w:val="24"/>
                <w:sz w:val="18"/>
                <w:szCs w:val="18"/>
                <w:lang w:eastAsia="en-GB"/>
              </w:rPr>
            </w:pPr>
            <w:r>
              <w:rPr>
                <w:rFonts w:eastAsia="Times New Roman" w:cstheme="minorHAnsi"/>
                <w:b/>
                <w:color w:val="000000" w:themeColor="dark1"/>
                <w:kern w:val="24"/>
                <w:sz w:val="18"/>
                <w:szCs w:val="18"/>
                <w:lang w:eastAsia="en-GB"/>
              </w:rPr>
              <w:t>0.00408</w:t>
            </w:r>
            <w:r w:rsidR="004B7A3C" w:rsidRPr="004B7A3C">
              <w:rPr>
                <w:rFonts w:eastAsia="Times New Roman" w:cstheme="minorHAnsi"/>
                <w:b/>
                <w:color w:val="000000" w:themeColor="dark1"/>
                <w:kern w:val="24"/>
                <w:sz w:val="18"/>
                <w:szCs w:val="18"/>
                <w:lang w:eastAsia="en-GB"/>
              </w:rPr>
              <w:t xml:space="preserve"> </w:t>
            </w:r>
          </w:p>
          <w:p w14:paraId="4790D701" w14:textId="0CDEF036" w:rsidR="000D399F" w:rsidRPr="00135ACE" w:rsidRDefault="000D399F" w:rsidP="00E46AF1">
            <w:pPr>
              <w:spacing w:line="276" w:lineRule="auto"/>
              <w:jc w:val="center"/>
              <w:rPr>
                <w:rFonts w:eastAsia="Times New Roman" w:cstheme="minorHAnsi"/>
                <w:b/>
                <w:bCs/>
                <w:color w:val="000000" w:themeColor="dark1"/>
                <w:kern w:val="24"/>
                <w:sz w:val="18"/>
                <w:szCs w:val="18"/>
                <w:lang w:eastAsia="en-GB"/>
              </w:rPr>
            </w:pPr>
            <w:r w:rsidRPr="00135ACE">
              <w:rPr>
                <w:rFonts w:eastAsia="Times New Roman" w:cstheme="minorHAnsi"/>
                <w:b/>
                <w:bCs/>
                <w:color w:val="000000" w:themeColor="dark1"/>
                <w:kern w:val="24"/>
                <w:sz w:val="18"/>
                <w:szCs w:val="18"/>
                <w:lang w:eastAsia="en-GB"/>
              </w:rPr>
              <w:t>[0.</w:t>
            </w:r>
            <w:r w:rsidR="00A64E61">
              <w:rPr>
                <w:rFonts w:eastAsia="Times New Roman" w:cstheme="minorHAnsi"/>
                <w:b/>
                <w:bCs/>
                <w:color w:val="000000" w:themeColor="dark1"/>
                <w:kern w:val="24"/>
                <w:sz w:val="18"/>
                <w:szCs w:val="18"/>
                <w:lang w:eastAsia="en-GB"/>
              </w:rPr>
              <w:t>00330</w:t>
            </w:r>
            <w:r w:rsidRPr="00135ACE">
              <w:rPr>
                <w:rFonts w:eastAsia="Times New Roman" w:cstheme="minorHAnsi"/>
                <w:b/>
                <w:bCs/>
                <w:color w:val="000000" w:themeColor="dark1"/>
                <w:kern w:val="24"/>
                <w:sz w:val="18"/>
                <w:szCs w:val="18"/>
                <w:lang w:eastAsia="en-GB"/>
              </w:rPr>
              <w:t>,</w:t>
            </w:r>
          </w:p>
          <w:p w14:paraId="1A951177" w14:textId="7624A7EB" w:rsidR="000D399F" w:rsidRPr="00135ACE" w:rsidRDefault="00A64E61" w:rsidP="00E46AF1">
            <w:pPr>
              <w:spacing w:line="276" w:lineRule="auto"/>
              <w:jc w:val="center"/>
              <w:rPr>
                <w:rFonts w:eastAsia="Times New Roman" w:cstheme="minorHAnsi"/>
                <w:b/>
                <w:sz w:val="18"/>
                <w:szCs w:val="18"/>
                <w:lang w:eastAsia="en-GB"/>
              </w:rPr>
            </w:pPr>
            <w:r>
              <w:rPr>
                <w:rFonts w:eastAsia="Times New Roman" w:cstheme="minorHAnsi"/>
                <w:b/>
                <w:bCs/>
                <w:color w:val="000000" w:themeColor="dark1"/>
                <w:kern w:val="24"/>
                <w:sz w:val="18"/>
                <w:szCs w:val="18"/>
                <w:lang w:eastAsia="en-GB"/>
              </w:rPr>
              <w:t>0.00480</w:t>
            </w:r>
            <w:r w:rsidR="000D399F" w:rsidRPr="00135ACE">
              <w:rPr>
                <w:rFonts w:eastAsia="Times New Roman" w:cstheme="minorHAnsi"/>
                <w:b/>
                <w:bCs/>
                <w:color w:val="000000" w:themeColor="dark1"/>
                <w:kern w:val="24"/>
                <w:sz w:val="18"/>
                <w:szCs w:val="18"/>
                <w:lang w:eastAsia="en-GB"/>
              </w:rPr>
              <w:t>]</w:t>
            </w:r>
            <w:r w:rsidR="000D399F" w:rsidRPr="00135ACE">
              <w:rPr>
                <w:rFonts w:eastAsia="Times New Roman" w:cstheme="minorHAnsi"/>
                <w:b/>
                <w:bCs/>
                <w:sz w:val="18"/>
                <w:szCs w:val="18"/>
                <w:vertAlign w:val="superscript"/>
                <w:lang w:eastAsia="en-GB"/>
              </w:rPr>
              <w:t xml:space="preserve"> 1</w:t>
            </w:r>
          </w:p>
        </w:tc>
        <w:tc>
          <w:tcPr>
            <w:tcW w:w="1984" w:type="dxa"/>
            <w:vAlign w:val="center"/>
          </w:tcPr>
          <w:p w14:paraId="13AB57D1" w14:textId="77777777" w:rsidR="00BA3DAD" w:rsidRDefault="00413141" w:rsidP="00E46AF1">
            <w:pPr>
              <w:spacing w:line="276" w:lineRule="auto"/>
              <w:jc w:val="center"/>
              <w:rPr>
                <w:rFonts w:eastAsia="Times New Roman" w:cstheme="minorHAnsi"/>
                <w:b/>
                <w:sz w:val="18"/>
                <w:szCs w:val="18"/>
                <w:lang w:eastAsia="en-GB"/>
              </w:rPr>
            </w:pPr>
            <w:r>
              <w:rPr>
                <w:rFonts w:eastAsia="Times New Roman" w:cstheme="minorHAnsi"/>
                <w:b/>
                <w:sz w:val="18"/>
                <w:szCs w:val="18"/>
                <w:lang w:eastAsia="en-GB"/>
              </w:rPr>
              <w:t>0.004127</w:t>
            </w:r>
            <w:r w:rsidRPr="00413141">
              <w:rPr>
                <w:rFonts w:eastAsia="Times New Roman" w:cstheme="minorHAnsi"/>
                <w:b/>
                <w:sz w:val="18"/>
                <w:szCs w:val="18"/>
                <w:lang w:eastAsia="en-GB"/>
              </w:rPr>
              <w:t xml:space="preserve"> </w:t>
            </w:r>
          </w:p>
          <w:p w14:paraId="7F3F4C60" w14:textId="133E6F10" w:rsidR="000D399F" w:rsidRPr="00135ACE" w:rsidRDefault="000D399F" w:rsidP="00E46AF1">
            <w:pPr>
              <w:spacing w:line="276" w:lineRule="auto"/>
              <w:jc w:val="center"/>
              <w:rPr>
                <w:rFonts w:eastAsia="Times New Roman" w:cstheme="minorHAnsi"/>
                <w:b/>
                <w:bCs/>
                <w:color w:val="000000" w:themeColor="dark1"/>
                <w:kern w:val="24"/>
                <w:sz w:val="18"/>
                <w:szCs w:val="18"/>
                <w:lang w:eastAsia="en-GB"/>
              </w:rPr>
            </w:pPr>
            <w:r w:rsidRPr="00135ACE">
              <w:rPr>
                <w:rFonts w:eastAsia="Times New Roman" w:cstheme="minorHAnsi"/>
                <w:b/>
                <w:bCs/>
                <w:color w:val="000000" w:themeColor="dark1"/>
                <w:kern w:val="24"/>
                <w:sz w:val="18"/>
                <w:szCs w:val="18"/>
                <w:lang w:eastAsia="en-GB"/>
              </w:rPr>
              <w:t>[0.</w:t>
            </w:r>
            <w:r w:rsidR="00BA3DAD">
              <w:t>00</w:t>
            </w:r>
            <w:r w:rsidR="00BA3DAD">
              <w:rPr>
                <w:rFonts w:eastAsia="Times New Roman" w:cstheme="minorHAnsi"/>
                <w:b/>
                <w:bCs/>
                <w:color w:val="000000" w:themeColor="dark1"/>
                <w:kern w:val="24"/>
                <w:sz w:val="18"/>
                <w:szCs w:val="18"/>
                <w:lang w:eastAsia="en-GB"/>
              </w:rPr>
              <w:t>2042</w:t>
            </w:r>
            <w:r w:rsidRPr="00135ACE">
              <w:rPr>
                <w:rFonts w:eastAsia="Times New Roman" w:cstheme="minorHAnsi"/>
                <w:b/>
                <w:bCs/>
                <w:color w:val="000000" w:themeColor="dark1"/>
                <w:kern w:val="24"/>
                <w:sz w:val="18"/>
                <w:szCs w:val="18"/>
                <w:lang w:eastAsia="en-GB"/>
              </w:rPr>
              <w:t>,</w:t>
            </w:r>
          </w:p>
          <w:p w14:paraId="21B76702" w14:textId="62112859" w:rsidR="000D399F" w:rsidRPr="00135ACE" w:rsidRDefault="00BA3DAD" w:rsidP="00E46AF1">
            <w:pPr>
              <w:spacing w:line="276" w:lineRule="auto"/>
              <w:jc w:val="center"/>
              <w:rPr>
                <w:rFonts w:eastAsia="Times New Roman" w:cstheme="minorHAnsi"/>
                <w:b/>
                <w:color w:val="000000" w:themeColor="dark1"/>
                <w:kern w:val="24"/>
                <w:sz w:val="18"/>
                <w:szCs w:val="18"/>
                <w:lang w:eastAsia="en-GB"/>
              </w:rPr>
            </w:pPr>
            <w:r>
              <w:rPr>
                <w:rFonts w:eastAsia="Times New Roman" w:cstheme="minorHAnsi"/>
                <w:b/>
                <w:bCs/>
                <w:color w:val="000000" w:themeColor="dark1"/>
                <w:kern w:val="24"/>
                <w:sz w:val="18"/>
                <w:szCs w:val="18"/>
                <w:lang w:eastAsia="en-GB"/>
              </w:rPr>
              <w:t>0.0050212</w:t>
            </w:r>
            <w:r w:rsidR="000D399F" w:rsidRPr="00135ACE">
              <w:rPr>
                <w:rFonts w:eastAsia="Times New Roman" w:cstheme="minorHAnsi"/>
                <w:b/>
                <w:bCs/>
                <w:color w:val="000000" w:themeColor="dark1"/>
                <w:kern w:val="24"/>
                <w:sz w:val="18"/>
                <w:szCs w:val="18"/>
                <w:lang w:eastAsia="en-GB"/>
              </w:rPr>
              <w:t>]</w:t>
            </w:r>
            <w:r w:rsidR="000D399F" w:rsidRPr="00135ACE">
              <w:rPr>
                <w:rFonts w:eastAsia="Times New Roman" w:cstheme="minorHAnsi"/>
                <w:b/>
                <w:bCs/>
                <w:sz w:val="18"/>
                <w:szCs w:val="18"/>
                <w:vertAlign w:val="superscript"/>
                <w:lang w:eastAsia="en-GB"/>
              </w:rPr>
              <w:t xml:space="preserve"> 1</w:t>
            </w:r>
          </w:p>
        </w:tc>
        <w:tc>
          <w:tcPr>
            <w:tcW w:w="1134" w:type="dxa"/>
            <w:vAlign w:val="center"/>
          </w:tcPr>
          <w:p w14:paraId="13F77027" w14:textId="77777777" w:rsidR="000D399F" w:rsidRPr="00135ACE" w:rsidRDefault="000D399F" w:rsidP="00E46AF1">
            <w:pPr>
              <w:spacing w:line="276" w:lineRule="auto"/>
              <w:rPr>
                <w:rFonts w:eastAsia="Times New Roman" w:cstheme="minorHAnsi"/>
                <w:color w:val="000000" w:themeColor="dark1"/>
                <w:kern w:val="24"/>
                <w:sz w:val="18"/>
                <w:szCs w:val="18"/>
                <w:lang w:eastAsia="en-GB"/>
              </w:rPr>
            </w:pPr>
            <w:r w:rsidRPr="00135ACE">
              <w:rPr>
                <w:rFonts w:eastAsia="Times New Roman" w:cstheme="minorHAnsi"/>
                <w:color w:val="000000" w:themeColor="dark1"/>
                <w:kern w:val="24"/>
                <w:sz w:val="18"/>
                <w:szCs w:val="18"/>
                <w:lang w:eastAsia="en-GB"/>
              </w:rPr>
              <w:t xml:space="preserve"> N/A</w:t>
            </w:r>
          </w:p>
        </w:tc>
      </w:tr>
      <w:tr w:rsidR="000D399F" w:rsidRPr="00135ACE" w14:paraId="6572128D" w14:textId="77777777" w:rsidTr="009443F9">
        <w:trPr>
          <w:trHeight w:val="23"/>
          <w:jc w:val="center"/>
        </w:trPr>
        <w:tc>
          <w:tcPr>
            <w:tcW w:w="1276" w:type="dxa"/>
            <w:vAlign w:val="center"/>
          </w:tcPr>
          <w:p w14:paraId="1B30697D" w14:textId="77777777" w:rsidR="000D399F" w:rsidRPr="00135ACE" w:rsidRDefault="000D399F" w:rsidP="00E46AF1">
            <w:pPr>
              <w:spacing w:line="276" w:lineRule="auto"/>
              <w:jc w:val="center"/>
              <w:rPr>
                <w:rFonts w:eastAsia="Times New Roman" w:cstheme="minorHAnsi"/>
                <w:b/>
                <w:bCs/>
                <w:i/>
                <w:iCs/>
                <w:color w:val="000000" w:themeColor="dark1"/>
                <w:kern w:val="24"/>
                <w:sz w:val="18"/>
                <w:szCs w:val="18"/>
                <w:lang w:eastAsia="en-GB"/>
              </w:rPr>
            </w:pPr>
            <w:r w:rsidRPr="00135ACE">
              <w:rPr>
                <w:rFonts w:eastAsia="Times New Roman" w:cstheme="minorHAnsi"/>
                <w:b/>
                <w:bCs/>
                <w:i/>
                <w:iCs/>
                <w:color w:val="000000" w:themeColor="dark1"/>
                <w:kern w:val="24"/>
                <w:sz w:val="18"/>
                <w:szCs w:val="18"/>
                <w:lang w:eastAsia="en-GB"/>
              </w:rPr>
              <w:t>ζ</w:t>
            </w:r>
          </w:p>
        </w:tc>
        <w:tc>
          <w:tcPr>
            <w:tcW w:w="3261" w:type="dxa"/>
            <w:vAlign w:val="center"/>
          </w:tcPr>
          <w:p w14:paraId="2B4BA100" w14:textId="77777777" w:rsidR="000D399F" w:rsidRPr="00135ACE" w:rsidRDefault="000D399F" w:rsidP="00E46AF1">
            <w:pPr>
              <w:spacing w:line="276" w:lineRule="auto"/>
              <w:rPr>
                <w:rFonts w:eastAsia="Times New Roman" w:cstheme="minorHAnsi"/>
                <w:color w:val="000000" w:themeColor="dark1"/>
                <w:kern w:val="24"/>
                <w:sz w:val="18"/>
                <w:szCs w:val="18"/>
                <w:lang w:eastAsia="en-GB"/>
              </w:rPr>
            </w:pPr>
            <w:r w:rsidRPr="00135ACE">
              <w:rPr>
                <w:rFonts w:eastAsiaTheme="minorEastAsia" w:cstheme="minorHAnsi"/>
                <w:iCs/>
                <w:sz w:val="18"/>
                <w:szCs w:val="18"/>
              </w:rPr>
              <w:t>Background rate of transmission of foodborne bacteria to the livestock population</w:t>
            </w:r>
          </w:p>
        </w:tc>
        <w:tc>
          <w:tcPr>
            <w:tcW w:w="2126" w:type="dxa"/>
            <w:vAlign w:val="center"/>
          </w:tcPr>
          <w:p w14:paraId="0F6C4682" w14:textId="6959604B" w:rsidR="000D399F" w:rsidRPr="00135ACE" w:rsidRDefault="004B7A3C" w:rsidP="00E46AF1">
            <w:pPr>
              <w:spacing w:line="276" w:lineRule="auto"/>
              <w:jc w:val="center"/>
              <w:rPr>
                <w:rFonts w:eastAsia="Times New Roman" w:cstheme="minorHAnsi"/>
                <w:b/>
                <w:bCs/>
                <w:color w:val="000000" w:themeColor="dark1"/>
                <w:kern w:val="24"/>
                <w:sz w:val="18"/>
                <w:szCs w:val="18"/>
                <w:lang w:eastAsia="en-GB"/>
              </w:rPr>
            </w:pPr>
            <w:r w:rsidRPr="004B7A3C">
              <w:rPr>
                <w:rFonts w:eastAsia="Times New Roman" w:cstheme="minorHAnsi"/>
                <w:b/>
                <w:bCs/>
                <w:color w:val="000000" w:themeColor="dark1"/>
                <w:kern w:val="24"/>
                <w:sz w:val="18"/>
                <w:szCs w:val="18"/>
                <w:lang w:eastAsia="en-GB"/>
              </w:rPr>
              <w:t>0.01171</w:t>
            </w:r>
            <w:r w:rsidR="00A64E61">
              <w:rPr>
                <w:rFonts w:eastAsia="Times New Roman" w:cstheme="minorHAnsi"/>
                <w:b/>
                <w:bCs/>
                <w:color w:val="000000" w:themeColor="dark1"/>
                <w:kern w:val="24"/>
                <w:sz w:val="18"/>
                <w:szCs w:val="18"/>
                <w:lang w:eastAsia="en-GB"/>
              </w:rPr>
              <w:t>2</w:t>
            </w:r>
            <w:r w:rsidRPr="004B7A3C">
              <w:rPr>
                <w:rFonts w:eastAsia="Times New Roman" w:cstheme="minorHAnsi"/>
                <w:b/>
                <w:bCs/>
                <w:color w:val="000000" w:themeColor="dark1"/>
                <w:kern w:val="24"/>
                <w:sz w:val="18"/>
                <w:szCs w:val="18"/>
                <w:lang w:eastAsia="en-GB"/>
              </w:rPr>
              <w:t xml:space="preserve"> </w:t>
            </w:r>
            <w:r w:rsidR="00A64E61">
              <w:rPr>
                <w:rFonts w:eastAsia="Times New Roman" w:cstheme="minorHAnsi"/>
                <w:b/>
                <w:bCs/>
                <w:color w:val="000000" w:themeColor="dark1"/>
                <w:kern w:val="24"/>
                <w:sz w:val="18"/>
                <w:szCs w:val="18"/>
                <w:lang w:eastAsia="en-GB"/>
              </w:rPr>
              <w:t>[0.001</w:t>
            </w:r>
            <w:r w:rsidR="00A64E61" w:rsidRPr="00A64E61">
              <w:rPr>
                <w:rFonts w:eastAsia="Times New Roman" w:cstheme="minorHAnsi"/>
                <w:b/>
                <w:bCs/>
                <w:color w:val="000000" w:themeColor="dark1"/>
                <w:kern w:val="24"/>
                <w:sz w:val="18"/>
                <w:szCs w:val="18"/>
                <w:lang w:eastAsia="en-GB"/>
              </w:rPr>
              <w:t>0</w:t>
            </w:r>
            <w:r w:rsidR="000D399F" w:rsidRPr="00135ACE">
              <w:rPr>
                <w:rFonts w:eastAsia="Times New Roman" w:cstheme="minorHAnsi"/>
                <w:b/>
                <w:bCs/>
                <w:color w:val="000000" w:themeColor="dark1"/>
                <w:kern w:val="24"/>
                <w:sz w:val="18"/>
                <w:szCs w:val="18"/>
                <w:lang w:eastAsia="en-GB"/>
              </w:rPr>
              <w:t>,</w:t>
            </w:r>
          </w:p>
          <w:p w14:paraId="47D9A3F8" w14:textId="0EC913EE" w:rsidR="000D399F" w:rsidRPr="00135ACE" w:rsidRDefault="00A64E61" w:rsidP="00A64E61">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0.01313</w:t>
            </w:r>
            <w:r w:rsidR="000D399F" w:rsidRPr="00135ACE">
              <w:rPr>
                <w:rFonts w:eastAsia="Times New Roman" w:cstheme="minorHAnsi"/>
                <w:b/>
                <w:bCs/>
                <w:color w:val="000000" w:themeColor="dark1"/>
                <w:kern w:val="24"/>
                <w:sz w:val="18"/>
                <w:szCs w:val="18"/>
                <w:lang w:eastAsia="en-GB"/>
              </w:rPr>
              <w:t>]</w:t>
            </w:r>
            <w:r w:rsidR="000D399F" w:rsidRPr="00135ACE">
              <w:rPr>
                <w:rFonts w:eastAsia="Times New Roman" w:cstheme="minorHAnsi"/>
                <w:b/>
                <w:bCs/>
                <w:sz w:val="18"/>
                <w:szCs w:val="18"/>
                <w:vertAlign w:val="superscript"/>
                <w:lang w:eastAsia="en-GB"/>
              </w:rPr>
              <w:t xml:space="preserve"> 1</w:t>
            </w:r>
          </w:p>
        </w:tc>
        <w:tc>
          <w:tcPr>
            <w:tcW w:w="1984" w:type="dxa"/>
            <w:vAlign w:val="center"/>
          </w:tcPr>
          <w:p w14:paraId="03312D71" w14:textId="77777777" w:rsidR="00413141" w:rsidRDefault="00413141" w:rsidP="00E46AF1">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0.011280</w:t>
            </w:r>
          </w:p>
          <w:p w14:paraId="466177D0" w14:textId="47021588" w:rsidR="000D399F" w:rsidRPr="00135ACE" w:rsidRDefault="000D399F" w:rsidP="00E46AF1">
            <w:pPr>
              <w:spacing w:line="276" w:lineRule="auto"/>
              <w:jc w:val="center"/>
              <w:rPr>
                <w:rFonts w:eastAsia="Times New Roman" w:cstheme="minorHAnsi"/>
                <w:b/>
                <w:bCs/>
                <w:color w:val="000000" w:themeColor="dark1"/>
                <w:kern w:val="24"/>
                <w:sz w:val="18"/>
                <w:szCs w:val="18"/>
                <w:lang w:eastAsia="en-GB"/>
              </w:rPr>
            </w:pPr>
            <w:r w:rsidRPr="00135ACE">
              <w:rPr>
                <w:rFonts w:eastAsia="Times New Roman" w:cstheme="minorHAnsi"/>
                <w:b/>
                <w:bCs/>
                <w:color w:val="000000" w:themeColor="dark1"/>
                <w:kern w:val="24"/>
                <w:sz w:val="18"/>
                <w:szCs w:val="18"/>
                <w:lang w:eastAsia="en-GB"/>
              </w:rPr>
              <w:t>[0.</w:t>
            </w:r>
            <w:r w:rsidR="00BA3DAD">
              <w:rPr>
                <w:rFonts w:eastAsia="Times New Roman" w:cstheme="minorHAnsi"/>
                <w:b/>
                <w:bCs/>
                <w:color w:val="000000" w:themeColor="dark1"/>
                <w:kern w:val="24"/>
                <w:sz w:val="18"/>
                <w:szCs w:val="18"/>
                <w:lang w:eastAsia="en-GB"/>
              </w:rPr>
              <w:t>008</w:t>
            </w:r>
            <w:r w:rsidR="00BA3DAD" w:rsidRPr="00BA3DAD">
              <w:rPr>
                <w:rFonts w:eastAsia="Times New Roman" w:cstheme="minorHAnsi"/>
                <w:b/>
                <w:bCs/>
                <w:color w:val="000000" w:themeColor="dark1"/>
                <w:kern w:val="24"/>
                <w:sz w:val="18"/>
                <w:szCs w:val="18"/>
                <w:lang w:eastAsia="en-GB"/>
              </w:rPr>
              <w:t>49</w:t>
            </w:r>
            <w:r w:rsidRPr="00135ACE">
              <w:rPr>
                <w:rFonts w:eastAsia="Times New Roman" w:cstheme="minorHAnsi"/>
                <w:b/>
                <w:bCs/>
                <w:color w:val="000000" w:themeColor="dark1"/>
                <w:kern w:val="24"/>
                <w:sz w:val="18"/>
                <w:szCs w:val="18"/>
                <w:lang w:eastAsia="en-GB"/>
              </w:rPr>
              <w:t>,</w:t>
            </w:r>
          </w:p>
          <w:p w14:paraId="051619B7" w14:textId="5FDFC646" w:rsidR="000D399F" w:rsidRPr="00135ACE" w:rsidRDefault="00BA3DAD" w:rsidP="00BA3DAD">
            <w:pPr>
              <w:spacing w:line="276" w:lineRule="auto"/>
              <w:jc w:val="center"/>
              <w:rPr>
                <w:rFonts w:eastAsia="Times New Roman" w:cstheme="minorHAnsi"/>
                <w:b/>
                <w:bCs/>
                <w:color w:val="000000" w:themeColor="dark1"/>
                <w:kern w:val="24"/>
                <w:sz w:val="18"/>
                <w:szCs w:val="18"/>
                <w:lang w:eastAsia="en-GB"/>
              </w:rPr>
            </w:pPr>
            <w:r w:rsidRPr="00BA3DAD">
              <w:rPr>
                <w:rFonts w:eastAsia="Times New Roman" w:cstheme="minorHAnsi"/>
                <w:b/>
                <w:bCs/>
                <w:color w:val="000000" w:themeColor="dark1"/>
                <w:kern w:val="24"/>
                <w:sz w:val="18"/>
                <w:szCs w:val="18"/>
                <w:lang w:eastAsia="en-GB"/>
              </w:rPr>
              <w:t>0.</w:t>
            </w:r>
            <w:r>
              <w:rPr>
                <w:rFonts w:eastAsia="Times New Roman" w:cstheme="minorHAnsi"/>
                <w:b/>
                <w:bCs/>
                <w:color w:val="000000" w:themeColor="dark1"/>
                <w:kern w:val="24"/>
                <w:sz w:val="18"/>
                <w:szCs w:val="18"/>
                <w:lang w:eastAsia="en-GB"/>
              </w:rPr>
              <w:t>014329</w:t>
            </w:r>
            <w:r w:rsidR="000D399F" w:rsidRPr="00135ACE">
              <w:rPr>
                <w:rFonts w:eastAsia="Times New Roman" w:cstheme="minorHAnsi"/>
                <w:b/>
                <w:bCs/>
                <w:color w:val="000000" w:themeColor="dark1"/>
                <w:kern w:val="24"/>
                <w:sz w:val="18"/>
                <w:szCs w:val="18"/>
                <w:lang w:eastAsia="en-GB"/>
              </w:rPr>
              <w:t>]</w:t>
            </w:r>
            <w:r w:rsidR="000D399F" w:rsidRPr="00135ACE">
              <w:rPr>
                <w:rFonts w:eastAsia="Times New Roman" w:cstheme="minorHAnsi"/>
                <w:b/>
                <w:bCs/>
                <w:sz w:val="18"/>
                <w:szCs w:val="18"/>
                <w:vertAlign w:val="superscript"/>
                <w:lang w:eastAsia="en-GB"/>
              </w:rPr>
              <w:t xml:space="preserve"> 1</w:t>
            </w:r>
          </w:p>
        </w:tc>
        <w:tc>
          <w:tcPr>
            <w:tcW w:w="1134" w:type="dxa"/>
            <w:vAlign w:val="center"/>
          </w:tcPr>
          <w:p w14:paraId="3BE54418" w14:textId="77777777" w:rsidR="000D399F" w:rsidRPr="00135ACE" w:rsidRDefault="000D399F" w:rsidP="00E46AF1">
            <w:pPr>
              <w:spacing w:line="276" w:lineRule="auto"/>
              <w:rPr>
                <w:rFonts w:eastAsia="Times New Roman" w:cstheme="minorHAnsi"/>
                <w:color w:val="000000" w:themeColor="dark1"/>
                <w:kern w:val="24"/>
                <w:sz w:val="18"/>
                <w:szCs w:val="18"/>
                <w:lang w:eastAsia="en-GB"/>
              </w:rPr>
            </w:pPr>
            <w:r w:rsidRPr="00135ACE">
              <w:rPr>
                <w:rFonts w:eastAsia="Times New Roman" w:cstheme="minorHAnsi"/>
                <w:color w:val="000000" w:themeColor="dark1"/>
                <w:kern w:val="24"/>
                <w:sz w:val="18"/>
                <w:szCs w:val="18"/>
                <w:lang w:eastAsia="en-GB"/>
              </w:rPr>
              <w:t>N/A</w:t>
            </w:r>
          </w:p>
        </w:tc>
      </w:tr>
      <w:tr w:rsidR="000D399F" w:rsidRPr="00135ACE" w14:paraId="49776A61" w14:textId="77777777" w:rsidTr="009443F9">
        <w:trPr>
          <w:cnfStyle w:val="000000100000" w:firstRow="0" w:lastRow="0" w:firstColumn="0" w:lastColumn="0" w:oddVBand="0" w:evenVBand="0" w:oddHBand="1" w:evenHBand="0" w:firstRowFirstColumn="0" w:firstRowLastColumn="0" w:lastRowFirstColumn="0" w:lastRowLastColumn="0"/>
          <w:trHeight w:val="23"/>
          <w:jc w:val="center"/>
        </w:trPr>
        <w:tc>
          <w:tcPr>
            <w:tcW w:w="1276" w:type="dxa"/>
            <w:vAlign w:val="center"/>
            <w:hideMark/>
          </w:tcPr>
          <w:p w14:paraId="643E9026" w14:textId="77777777" w:rsidR="000D399F" w:rsidRPr="00135ACE" w:rsidRDefault="000D399F" w:rsidP="00E46AF1">
            <w:pPr>
              <w:spacing w:line="276" w:lineRule="auto"/>
              <w:jc w:val="center"/>
              <w:rPr>
                <w:rFonts w:eastAsia="Times New Roman" w:cstheme="minorHAnsi"/>
                <w:i/>
                <w:iCs/>
                <w:sz w:val="18"/>
                <w:szCs w:val="18"/>
                <w:lang w:eastAsia="en-GB"/>
              </w:rPr>
            </w:pPr>
            <w:r w:rsidRPr="00135ACE">
              <w:rPr>
                <w:rFonts w:eastAsia="Times New Roman" w:cstheme="minorHAnsi"/>
                <w:b/>
                <w:bCs/>
                <w:i/>
                <w:iCs/>
                <w:color w:val="000000" w:themeColor="dark1"/>
                <w:kern w:val="24"/>
                <w:sz w:val="18"/>
                <w:szCs w:val="18"/>
                <w:lang w:eastAsia="en-GB"/>
              </w:rPr>
              <w:t>τ</w:t>
            </w:r>
          </w:p>
        </w:tc>
        <w:tc>
          <w:tcPr>
            <w:tcW w:w="3261" w:type="dxa"/>
            <w:vAlign w:val="center"/>
            <w:hideMark/>
          </w:tcPr>
          <w:p w14:paraId="4F2CF558" w14:textId="77777777" w:rsidR="000D399F" w:rsidRPr="00135ACE" w:rsidRDefault="000D399F" w:rsidP="00E46AF1">
            <w:pPr>
              <w:spacing w:line="276" w:lineRule="auto"/>
              <w:rPr>
                <w:rFonts w:eastAsia="Times New Roman" w:cstheme="minorHAnsi"/>
                <w:sz w:val="18"/>
                <w:szCs w:val="18"/>
                <w:lang w:eastAsia="en-GB"/>
              </w:rPr>
            </w:pPr>
            <w:r w:rsidRPr="00135ACE">
              <w:rPr>
                <w:rFonts w:eastAsia="Times New Roman" w:cstheme="minorHAnsi"/>
                <w:color w:val="000000" w:themeColor="dark1"/>
                <w:kern w:val="24"/>
                <w:sz w:val="18"/>
                <w:szCs w:val="18"/>
                <w:lang w:eastAsia="en-GB"/>
              </w:rPr>
              <w:t>Per Capita Rate of Antibiotic Usage in Livestock (Baseline) in g/PCU</w:t>
            </w:r>
          </w:p>
        </w:tc>
        <w:tc>
          <w:tcPr>
            <w:tcW w:w="2126" w:type="dxa"/>
            <w:vAlign w:val="center"/>
          </w:tcPr>
          <w:p w14:paraId="0ACD0E42" w14:textId="77777777" w:rsidR="000D399F" w:rsidRPr="00135ACE" w:rsidRDefault="000D399F" w:rsidP="00E46AF1">
            <w:pPr>
              <w:spacing w:line="276" w:lineRule="auto"/>
              <w:jc w:val="center"/>
              <w:rPr>
                <w:rFonts w:cstheme="minorHAnsi"/>
                <w:sz w:val="18"/>
                <w:szCs w:val="18"/>
              </w:rPr>
            </w:pPr>
            <w:r w:rsidRPr="00135ACE">
              <w:rPr>
                <w:rFonts w:cstheme="minorHAnsi"/>
                <w:sz w:val="18"/>
                <w:szCs w:val="18"/>
              </w:rPr>
              <w:t>0.0067</w:t>
            </w:r>
          </w:p>
        </w:tc>
        <w:tc>
          <w:tcPr>
            <w:tcW w:w="1984" w:type="dxa"/>
            <w:vAlign w:val="center"/>
          </w:tcPr>
          <w:p w14:paraId="70F3930B" w14:textId="4D2B37B2" w:rsidR="000D399F" w:rsidRPr="00135ACE" w:rsidRDefault="000D399F" w:rsidP="00E46AF1">
            <w:pPr>
              <w:spacing w:line="276" w:lineRule="auto"/>
              <w:jc w:val="center"/>
              <w:rPr>
                <w:rFonts w:eastAsia="Times New Roman" w:cstheme="minorHAnsi"/>
                <w:color w:val="000000" w:themeColor="dark1"/>
                <w:kern w:val="24"/>
                <w:sz w:val="18"/>
                <w:szCs w:val="18"/>
                <w:lang w:eastAsia="en-GB"/>
              </w:rPr>
            </w:pPr>
            <w:r w:rsidRPr="00135ACE">
              <w:rPr>
                <w:rFonts w:cstheme="minorHAnsi"/>
                <w:sz w:val="18"/>
                <w:szCs w:val="18"/>
              </w:rPr>
              <w:t>0.0067</w:t>
            </w:r>
          </w:p>
        </w:tc>
        <w:tc>
          <w:tcPr>
            <w:tcW w:w="1134" w:type="dxa"/>
            <w:vAlign w:val="center"/>
          </w:tcPr>
          <w:p w14:paraId="4B5CFD8A" w14:textId="77777777" w:rsidR="000D399F" w:rsidRPr="00135ACE" w:rsidRDefault="000D399F" w:rsidP="00E46AF1">
            <w:pPr>
              <w:spacing w:line="276" w:lineRule="auto"/>
              <w:rPr>
                <w:rFonts w:eastAsia="Times New Roman" w:cstheme="minorHAnsi"/>
                <w:color w:val="000000" w:themeColor="dark1"/>
                <w:kern w:val="24"/>
                <w:sz w:val="18"/>
                <w:szCs w:val="18"/>
                <w:lang w:eastAsia="en-GB"/>
              </w:rPr>
            </w:pPr>
            <w:r w:rsidRPr="00135ACE">
              <w:rPr>
                <w:rFonts w:eastAsia="Times New Roman" w:cstheme="minorHAnsi"/>
                <w:color w:val="000000" w:themeColor="dark1"/>
                <w:kern w:val="24"/>
                <w:sz w:val="18"/>
                <w:szCs w:val="18"/>
                <w:lang w:eastAsia="en-GB"/>
              </w:rPr>
              <w:t xml:space="preserve"> N/A</w:t>
            </w:r>
          </w:p>
        </w:tc>
      </w:tr>
      <w:tr w:rsidR="000D399F" w:rsidRPr="00135ACE" w14:paraId="5E2488A8" w14:textId="77777777" w:rsidTr="009443F9">
        <w:trPr>
          <w:trHeight w:val="23"/>
          <w:jc w:val="center"/>
        </w:trPr>
        <w:tc>
          <w:tcPr>
            <w:tcW w:w="1276" w:type="dxa"/>
            <w:vAlign w:val="center"/>
            <w:hideMark/>
          </w:tcPr>
          <w:p w14:paraId="0538DD83" w14:textId="77777777" w:rsidR="000D399F" w:rsidRPr="00135ACE" w:rsidRDefault="000D399F" w:rsidP="00E46AF1">
            <w:pPr>
              <w:spacing w:line="276" w:lineRule="auto"/>
              <w:jc w:val="center"/>
              <w:rPr>
                <w:rFonts w:eastAsia="Times New Roman" w:cstheme="minorHAnsi"/>
                <w:i/>
                <w:iCs/>
                <w:sz w:val="18"/>
                <w:szCs w:val="18"/>
                <w:lang w:eastAsia="en-GB"/>
              </w:rPr>
            </w:pPr>
            <w:r w:rsidRPr="00135ACE">
              <w:rPr>
                <w:rFonts w:eastAsia="Times New Roman" w:cstheme="minorHAnsi"/>
                <w:i/>
                <w:iCs/>
                <w:sz w:val="18"/>
                <w:szCs w:val="18"/>
                <w:lang w:eastAsia="en-GB"/>
              </w:rPr>
              <w:t>κ</w:t>
            </w:r>
          </w:p>
        </w:tc>
        <w:tc>
          <w:tcPr>
            <w:tcW w:w="3261" w:type="dxa"/>
            <w:vAlign w:val="center"/>
            <w:hideMark/>
          </w:tcPr>
          <w:p w14:paraId="7196AEFF" w14:textId="77777777" w:rsidR="000D399F" w:rsidRPr="00135ACE" w:rsidRDefault="000D399F" w:rsidP="00E46AF1">
            <w:pPr>
              <w:spacing w:line="276" w:lineRule="auto"/>
              <w:rPr>
                <w:rFonts w:eastAsia="Times New Roman" w:cstheme="minorHAnsi"/>
                <w:sz w:val="18"/>
                <w:szCs w:val="18"/>
                <w:highlight w:val="yellow"/>
                <w:lang w:eastAsia="en-GB"/>
              </w:rPr>
            </w:pPr>
            <w:r w:rsidRPr="00135ACE">
              <w:rPr>
                <w:rFonts w:eastAsia="Times New Roman" w:cstheme="minorHAnsi"/>
                <w:color w:val="000000" w:themeColor="dark1"/>
                <w:kern w:val="24"/>
                <w:sz w:val="18"/>
                <w:szCs w:val="18"/>
                <w:lang w:eastAsia="en-GB"/>
              </w:rPr>
              <w:t xml:space="preserve">Efficacy of antibiotic-mediated livestock recovery. </w:t>
            </w:r>
          </w:p>
        </w:tc>
        <w:tc>
          <w:tcPr>
            <w:tcW w:w="2126" w:type="dxa"/>
            <w:vAlign w:val="center"/>
          </w:tcPr>
          <w:p w14:paraId="3CC4669F" w14:textId="0D7A9F25" w:rsidR="000D399F" w:rsidRPr="00135ACE" w:rsidRDefault="00A64E61" w:rsidP="00E46AF1">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1.6211</w:t>
            </w:r>
            <w:r w:rsidR="004B7A3C" w:rsidRPr="004B7A3C">
              <w:rPr>
                <w:rFonts w:eastAsia="Times New Roman" w:cstheme="minorHAnsi"/>
                <w:b/>
                <w:bCs/>
                <w:color w:val="000000" w:themeColor="dark1"/>
                <w:kern w:val="24"/>
                <w:sz w:val="18"/>
                <w:szCs w:val="18"/>
                <w:lang w:eastAsia="en-GB"/>
              </w:rPr>
              <w:t xml:space="preserve"> </w:t>
            </w:r>
            <w:r>
              <w:rPr>
                <w:rFonts w:eastAsia="Times New Roman" w:cstheme="minorHAnsi"/>
                <w:b/>
                <w:bCs/>
                <w:color w:val="000000" w:themeColor="dark1"/>
                <w:kern w:val="24"/>
                <w:sz w:val="18"/>
                <w:szCs w:val="18"/>
                <w:lang w:eastAsia="en-GB"/>
              </w:rPr>
              <w:t>[</w:t>
            </w:r>
            <w:r w:rsidRPr="00A64E61">
              <w:rPr>
                <w:rFonts w:eastAsia="Times New Roman" w:cstheme="minorHAnsi"/>
                <w:b/>
                <w:bCs/>
                <w:color w:val="000000" w:themeColor="dark1"/>
                <w:kern w:val="24"/>
                <w:sz w:val="18"/>
                <w:szCs w:val="18"/>
                <w:lang w:eastAsia="en-GB"/>
              </w:rPr>
              <w:t>1.</w:t>
            </w:r>
            <w:r>
              <w:rPr>
                <w:rFonts w:eastAsia="Times New Roman" w:cstheme="minorHAnsi"/>
                <w:b/>
                <w:bCs/>
                <w:color w:val="000000" w:themeColor="dark1"/>
                <w:kern w:val="24"/>
                <w:sz w:val="18"/>
                <w:szCs w:val="18"/>
                <w:lang w:eastAsia="en-GB"/>
              </w:rPr>
              <w:t>15162</w:t>
            </w:r>
            <w:r w:rsidR="000D399F" w:rsidRPr="00135ACE">
              <w:rPr>
                <w:rFonts w:eastAsia="Times New Roman" w:cstheme="minorHAnsi"/>
                <w:b/>
                <w:bCs/>
                <w:color w:val="000000" w:themeColor="dark1"/>
                <w:kern w:val="24"/>
                <w:sz w:val="18"/>
                <w:szCs w:val="18"/>
                <w:lang w:eastAsia="en-GB"/>
              </w:rPr>
              <w:t>,</w:t>
            </w:r>
          </w:p>
          <w:p w14:paraId="55A1B083" w14:textId="5BF9F6EA" w:rsidR="000D399F" w:rsidRPr="00135ACE" w:rsidRDefault="00A64E61" w:rsidP="00A64E61">
            <w:pPr>
              <w:spacing w:line="276" w:lineRule="auto"/>
              <w:jc w:val="center"/>
              <w:rPr>
                <w:rFonts w:eastAsia="Times New Roman" w:cstheme="minorHAnsi"/>
                <w:b/>
                <w:bCs/>
                <w:sz w:val="18"/>
                <w:szCs w:val="18"/>
                <w:lang w:eastAsia="en-GB"/>
              </w:rPr>
            </w:pPr>
            <w:r>
              <w:rPr>
                <w:rFonts w:eastAsia="Times New Roman" w:cstheme="minorHAnsi"/>
                <w:b/>
                <w:bCs/>
                <w:color w:val="000000" w:themeColor="dark1"/>
                <w:kern w:val="24"/>
                <w:sz w:val="18"/>
                <w:szCs w:val="18"/>
                <w:lang w:eastAsia="en-GB"/>
              </w:rPr>
              <w:t>2.0271</w:t>
            </w:r>
            <w:r w:rsidR="000D399F" w:rsidRPr="00135ACE">
              <w:rPr>
                <w:rFonts w:eastAsia="Times New Roman" w:cstheme="minorHAnsi"/>
                <w:b/>
                <w:bCs/>
                <w:color w:val="000000" w:themeColor="dark1"/>
                <w:kern w:val="24"/>
                <w:sz w:val="18"/>
                <w:szCs w:val="18"/>
                <w:lang w:eastAsia="en-GB"/>
              </w:rPr>
              <w:t>]</w:t>
            </w:r>
            <w:r w:rsidR="000D399F" w:rsidRPr="00135ACE">
              <w:rPr>
                <w:rFonts w:eastAsia="Times New Roman" w:cstheme="minorHAnsi"/>
                <w:b/>
                <w:bCs/>
                <w:sz w:val="18"/>
                <w:szCs w:val="18"/>
                <w:vertAlign w:val="superscript"/>
                <w:lang w:eastAsia="en-GB"/>
              </w:rPr>
              <w:t xml:space="preserve"> 1</w:t>
            </w:r>
          </w:p>
        </w:tc>
        <w:tc>
          <w:tcPr>
            <w:tcW w:w="1984" w:type="dxa"/>
            <w:vAlign w:val="center"/>
          </w:tcPr>
          <w:p w14:paraId="4D0F576A" w14:textId="77777777" w:rsidR="00413141" w:rsidRDefault="00413141" w:rsidP="00E46AF1">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3.52946</w:t>
            </w:r>
          </w:p>
          <w:p w14:paraId="4E5F51D3" w14:textId="7A96BFFD" w:rsidR="000D399F" w:rsidRPr="00135ACE" w:rsidRDefault="00413141" w:rsidP="00E46AF1">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w:t>
            </w:r>
            <w:r w:rsidRPr="00413141">
              <w:rPr>
                <w:rFonts w:eastAsia="Times New Roman" w:cstheme="minorHAnsi"/>
                <w:b/>
                <w:bCs/>
                <w:color w:val="000000" w:themeColor="dark1"/>
                <w:kern w:val="24"/>
                <w:sz w:val="18"/>
                <w:szCs w:val="18"/>
                <w:lang w:eastAsia="en-GB"/>
              </w:rPr>
              <w:t>1.230218</w:t>
            </w:r>
            <w:r w:rsidR="000D399F" w:rsidRPr="00135ACE">
              <w:rPr>
                <w:rFonts w:eastAsia="Times New Roman" w:cstheme="minorHAnsi"/>
                <w:b/>
                <w:bCs/>
                <w:color w:val="000000" w:themeColor="dark1"/>
                <w:kern w:val="24"/>
                <w:sz w:val="18"/>
                <w:szCs w:val="18"/>
                <w:lang w:eastAsia="en-GB"/>
              </w:rPr>
              <w:t>,</w:t>
            </w:r>
          </w:p>
          <w:p w14:paraId="5B0EDE29" w14:textId="6DBE5E9C" w:rsidR="000D399F" w:rsidRPr="00135ACE" w:rsidRDefault="00413141" w:rsidP="00413141">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5.377325</w:t>
            </w:r>
            <w:r w:rsidR="000D399F" w:rsidRPr="00135ACE">
              <w:rPr>
                <w:rFonts w:eastAsia="Times New Roman" w:cstheme="minorHAnsi"/>
                <w:b/>
                <w:bCs/>
                <w:color w:val="000000" w:themeColor="dark1"/>
                <w:kern w:val="24"/>
                <w:sz w:val="18"/>
                <w:szCs w:val="18"/>
                <w:lang w:eastAsia="en-GB"/>
              </w:rPr>
              <w:t>]</w:t>
            </w:r>
            <w:r w:rsidR="000D399F" w:rsidRPr="00135ACE">
              <w:rPr>
                <w:rFonts w:eastAsia="Times New Roman" w:cstheme="minorHAnsi"/>
                <w:b/>
                <w:bCs/>
                <w:sz w:val="18"/>
                <w:szCs w:val="18"/>
                <w:vertAlign w:val="superscript"/>
                <w:lang w:eastAsia="en-GB"/>
              </w:rPr>
              <w:t xml:space="preserve"> 1</w:t>
            </w:r>
          </w:p>
        </w:tc>
        <w:tc>
          <w:tcPr>
            <w:tcW w:w="1134" w:type="dxa"/>
            <w:vAlign w:val="center"/>
          </w:tcPr>
          <w:p w14:paraId="646DAA20" w14:textId="77777777" w:rsidR="000D399F" w:rsidRPr="00135ACE" w:rsidRDefault="000D399F" w:rsidP="00E46AF1">
            <w:pPr>
              <w:spacing w:line="276" w:lineRule="auto"/>
              <w:rPr>
                <w:rFonts w:eastAsia="Times New Roman" w:cstheme="minorHAnsi"/>
                <w:color w:val="000000" w:themeColor="dark1"/>
                <w:kern w:val="24"/>
                <w:sz w:val="18"/>
                <w:szCs w:val="18"/>
                <w:lang w:eastAsia="en-GB"/>
              </w:rPr>
            </w:pPr>
            <w:r w:rsidRPr="00135ACE">
              <w:rPr>
                <w:rFonts w:eastAsia="Times New Roman" w:cstheme="minorHAnsi"/>
                <w:color w:val="000000" w:themeColor="dark1"/>
                <w:kern w:val="24"/>
                <w:sz w:val="18"/>
                <w:szCs w:val="18"/>
                <w:lang w:eastAsia="en-GB"/>
              </w:rPr>
              <w:t xml:space="preserve"> N/A</w:t>
            </w:r>
          </w:p>
        </w:tc>
      </w:tr>
      <w:tr w:rsidR="000D399F" w:rsidRPr="00135ACE" w14:paraId="0ADDC27C" w14:textId="77777777" w:rsidTr="009443F9">
        <w:trPr>
          <w:cnfStyle w:val="000000100000" w:firstRow="0" w:lastRow="0" w:firstColumn="0" w:lastColumn="0" w:oddVBand="0" w:evenVBand="0" w:oddHBand="1" w:evenHBand="0" w:firstRowFirstColumn="0" w:firstRowLastColumn="0" w:lastRowFirstColumn="0" w:lastRowLastColumn="0"/>
          <w:trHeight w:val="23"/>
          <w:jc w:val="center"/>
        </w:trPr>
        <w:tc>
          <w:tcPr>
            <w:tcW w:w="1276" w:type="dxa"/>
            <w:vAlign w:val="center"/>
          </w:tcPr>
          <w:p w14:paraId="3A9B789D" w14:textId="77777777" w:rsidR="000D399F" w:rsidRPr="00135ACE" w:rsidRDefault="000D399F" w:rsidP="00E46AF1">
            <w:pPr>
              <w:spacing w:line="276" w:lineRule="auto"/>
              <w:jc w:val="center"/>
              <w:rPr>
                <w:rFonts w:eastAsia="Times New Roman" w:cstheme="minorHAnsi"/>
                <w:b/>
                <w:bCs/>
                <w:i/>
                <w:iCs/>
                <w:color w:val="000000" w:themeColor="dark1"/>
                <w:kern w:val="24"/>
                <w:sz w:val="18"/>
                <w:szCs w:val="18"/>
                <w:lang w:eastAsia="en-GB"/>
              </w:rPr>
            </w:pPr>
            <w:r w:rsidRPr="00135ACE">
              <w:rPr>
                <w:rFonts w:eastAsia="Times New Roman" w:cstheme="minorHAnsi"/>
                <w:b/>
                <w:bCs/>
                <w:i/>
                <w:iCs/>
                <w:color w:val="000000" w:themeColor="dark1"/>
                <w:kern w:val="24"/>
                <w:sz w:val="18"/>
                <w:szCs w:val="18"/>
                <w:lang w:eastAsia="en-GB"/>
              </w:rPr>
              <w:t>α</w:t>
            </w:r>
          </w:p>
        </w:tc>
        <w:tc>
          <w:tcPr>
            <w:tcW w:w="3261" w:type="dxa"/>
            <w:vAlign w:val="center"/>
          </w:tcPr>
          <w:p w14:paraId="796EE1DE" w14:textId="77777777" w:rsidR="000D399F" w:rsidRPr="00135ACE" w:rsidRDefault="000D399F" w:rsidP="00E46AF1">
            <w:pPr>
              <w:spacing w:line="276" w:lineRule="auto"/>
              <w:rPr>
                <w:rFonts w:eastAsia="Times New Roman" w:cstheme="minorHAnsi"/>
                <w:color w:val="000000" w:themeColor="dark1"/>
                <w:kern w:val="24"/>
                <w:sz w:val="18"/>
                <w:szCs w:val="18"/>
                <w:lang w:eastAsia="en-GB"/>
              </w:rPr>
            </w:pPr>
            <w:r w:rsidRPr="00135ACE">
              <w:rPr>
                <w:rFonts w:eastAsia="Times New Roman" w:cstheme="minorHAnsi"/>
                <w:color w:val="000000" w:themeColor="dark1"/>
                <w:kern w:val="24"/>
                <w:sz w:val="18"/>
                <w:szCs w:val="18"/>
                <w:lang w:eastAsia="en-GB"/>
              </w:rPr>
              <w:t xml:space="preserve">Transmission-related fitness costs associated with antibiotic-resistant strains (relative to antibiotic-sensitive strains). </w:t>
            </w:r>
          </w:p>
        </w:tc>
        <w:tc>
          <w:tcPr>
            <w:tcW w:w="2126" w:type="dxa"/>
            <w:vAlign w:val="center"/>
          </w:tcPr>
          <w:p w14:paraId="2DDC02C0" w14:textId="26E1EE7F" w:rsidR="000D399F" w:rsidRPr="00135ACE" w:rsidRDefault="004B7A3C" w:rsidP="00E46AF1">
            <w:pPr>
              <w:spacing w:line="276" w:lineRule="auto"/>
              <w:jc w:val="center"/>
              <w:rPr>
                <w:rFonts w:eastAsia="Times New Roman" w:cstheme="minorHAnsi"/>
                <w:b/>
                <w:bCs/>
                <w:color w:val="000000" w:themeColor="dark1"/>
                <w:kern w:val="24"/>
                <w:sz w:val="18"/>
                <w:szCs w:val="18"/>
                <w:lang w:eastAsia="en-GB"/>
              </w:rPr>
            </w:pPr>
            <w:r w:rsidRPr="004B7A3C">
              <w:rPr>
                <w:rFonts w:eastAsia="Times New Roman" w:cstheme="minorHAnsi"/>
                <w:b/>
                <w:bCs/>
                <w:color w:val="000000" w:themeColor="dark1"/>
                <w:kern w:val="24"/>
                <w:sz w:val="18"/>
                <w:szCs w:val="18"/>
                <w:lang w:eastAsia="en-GB"/>
              </w:rPr>
              <w:t xml:space="preserve">0.5565 </w:t>
            </w:r>
            <w:r w:rsidR="000D399F" w:rsidRPr="00135ACE">
              <w:rPr>
                <w:rFonts w:eastAsia="Times New Roman" w:cstheme="minorHAnsi"/>
                <w:b/>
                <w:bCs/>
                <w:color w:val="000000" w:themeColor="dark1"/>
                <w:kern w:val="24"/>
                <w:sz w:val="18"/>
                <w:szCs w:val="18"/>
                <w:lang w:eastAsia="en-GB"/>
              </w:rPr>
              <w:t>[</w:t>
            </w:r>
            <w:r w:rsidR="00BA3DAD">
              <w:rPr>
                <w:rFonts w:eastAsia="Times New Roman" w:cstheme="minorHAnsi"/>
                <w:b/>
                <w:bCs/>
                <w:color w:val="000000" w:themeColor="dark1"/>
                <w:kern w:val="24"/>
                <w:sz w:val="18"/>
                <w:szCs w:val="18"/>
                <w:lang w:eastAsia="en-GB"/>
              </w:rPr>
              <w:t>0.5</w:t>
            </w:r>
            <w:r w:rsidR="00BA3DAD" w:rsidRPr="00BA3DAD">
              <w:rPr>
                <w:rFonts w:eastAsia="Times New Roman" w:cstheme="minorHAnsi"/>
                <w:b/>
                <w:bCs/>
                <w:color w:val="000000" w:themeColor="dark1"/>
                <w:kern w:val="24"/>
                <w:sz w:val="18"/>
                <w:szCs w:val="18"/>
                <w:lang w:eastAsia="en-GB"/>
              </w:rPr>
              <w:t>38</w:t>
            </w:r>
            <w:r w:rsidR="00BA3DAD">
              <w:rPr>
                <w:rFonts w:eastAsia="Times New Roman" w:cstheme="minorHAnsi"/>
                <w:b/>
                <w:bCs/>
                <w:color w:val="000000" w:themeColor="dark1"/>
                <w:kern w:val="24"/>
                <w:sz w:val="18"/>
                <w:szCs w:val="18"/>
                <w:lang w:eastAsia="en-GB"/>
              </w:rPr>
              <w:t>9</w:t>
            </w:r>
            <w:r w:rsidR="000D399F" w:rsidRPr="00135ACE">
              <w:rPr>
                <w:rFonts w:eastAsia="Times New Roman" w:cstheme="minorHAnsi"/>
                <w:b/>
                <w:bCs/>
                <w:color w:val="000000" w:themeColor="dark1"/>
                <w:kern w:val="24"/>
                <w:sz w:val="18"/>
                <w:szCs w:val="18"/>
                <w:lang w:eastAsia="en-GB"/>
              </w:rPr>
              <w:t>,</w:t>
            </w:r>
          </w:p>
          <w:p w14:paraId="6C625863" w14:textId="59404FFA" w:rsidR="000D399F" w:rsidRPr="00135ACE" w:rsidRDefault="00BA3DAD" w:rsidP="00E46AF1">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0.59943</w:t>
            </w:r>
            <w:r w:rsidR="000D399F" w:rsidRPr="00135ACE">
              <w:rPr>
                <w:rFonts w:eastAsia="Times New Roman" w:cstheme="minorHAnsi"/>
                <w:b/>
                <w:bCs/>
                <w:color w:val="000000" w:themeColor="dark1"/>
                <w:kern w:val="24"/>
                <w:sz w:val="18"/>
                <w:szCs w:val="18"/>
                <w:lang w:eastAsia="en-GB"/>
              </w:rPr>
              <w:t>]</w:t>
            </w:r>
            <w:r w:rsidR="000D399F" w:rsidRPr="00135ACE">
              <w:rPr>
                <w:rFonts w:eastAsia="Times New Roman" w:cstheme="minorHAnsi"/>
                <w:b/>
                <w:bCs/>
                <w:sz w:val="18"/>
                <w:szCs w:val="18"/>
                <w:vertAlign w:val="superscript"/>
                <w:lang w:eastAsia="en-GB"/>
              </w:rPr>
              <w:t xml:space="preserve"> 1</w:t>
            </w:r>
          </w:p>
        </w:tc>
        <w:tc>
          <w:tcPr>
            <w:tcW w:w="1984" w:type="dxa"/>
            <w:vAlign w:val="center"/>
          </w:tcPr>
          <w:p w14:paraId="4CA8FC1F" w14:textId="77777777" w:rsidR="00413141" w:rsidRDefault="00413141" w:rsidP="00E46AF1">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0.566287</w:t>
            </w:r>
          </w:p>
          <w:p w14:paraId="1503F3B5" w14:textId="09DD0B08" w:rsidR="000D399F" w:rsidRPr="00135ACE" w:rsidRDefault="000D399F" w:rsidP="00E46AF1">
            <w:pPr>
              <w:spacing w:line="276" w:lineRule="auto"/>
              <w:jc w:val="center"/>
              <w:rPr>
                <w:rFonts w:eastAsia="Times New Roman" w:cstheme="minorHAnsi"/>
                <w:b/>
                <w:bCs/>
                <w:color w:val="000000" w:themeColor="dark1"/>
                <w:kern w:val="24"/>
                <w:sz w:val="18"/>
                <w:szCs w:val="18"/>
                <w:lang w:eastAsia="en-GB"/>
              </w:rPr>
            </w:pPr>
            <w:r w:rsidRPr="00135ACE">
              <w:rPr>
                <w:rFonts w:eastAsia="Times New Roman" w:cstheme="minorHAnsi"/>
                <w:b/>
                <w:bCs/>
                <w:color w:val="000000" w:themeColor="dark1"/>
                <w:kern w:val="24"/>
                <w:sz w:val="18"/>
                <w:szCs w:val="18"/>
                <w:lang w:eastAsia="en-GB"/>
              </w:rPr>
              <w:t>[0.011241,</w:t>
            </w:r>
          </w:p>
          <w:p w14:paraId="7A494374" w14:textId="53A92D43" w:rsidR="000D399F" w:rsidRPr="00135ACE" w:rsidRDefault="000D399F" w:rsidP="00E46AF1">
            <w:pPr>
              <w:spacing w:line="276" w:lineRule="auto"/>
              <w:jc w:val="center"/>
              <w:rPr>
                <w:rFonts w:eastAsia="Times New Roman" w:cstheme="minorHAnsi"/>
                <w:b/>
                <w:bCs/>
                <w:color w:val="000000" w:themeColor="dark1"/>
                <w:kern w:val="24"/>
                <w:sz w:val="18"/>
                <w:szCs w:val="18"/>
                <w:lang w:eastAsia="en-GB"/>
              </w:rPr>
            </w:pPr>
            <w:r w:rsidRPr="00135ACE">
              <w:rPr>
                <w:rFonts w:eastAsia="Times New Roman" w:cstheme="minorHAnsi"/>
                <w:b/>
                <w:bCs/>
                <w:color w:val="000000" w:themeColor="dark1"/>
                <w:kern w:val="24"/>
                <w:sz w:val="18"/>
                <w:szCs w:val="18"/>
                <w:lang w:eastAsia="en-GB"/>
              </w:rPr>
              <w:t>0.317247]</w:t>
            </w:r>
            <w:r w:rsidRPr="00135ACE">
              <w:rPr>
                <w:rFonts w:eastAsia="Times New Roman" w:cstheme="minorHAnsi"/>
                <w:b/>
                <w:bCs/>
                <w:sz w:val="18"/>
                <w:szCs w:val="18"/>
                <w:vertAlign w:val="superscript"/>
                <w:lang w:eastAsia="en-GB"/>
              </w:rPr>
              <w:t xml:space="preserve"> 1</w:t>
            </w:r>
          </w:p>
        </w:tc>
        <w:tc>
          <w:tcPr>
            <w:tcW w:w="1134" w:type="dxa"/>
            <w:vAlign w:val="center"/>
          </w:tcPr>
          <w:p w14:paraId="67AD9FF1" w14:textId="77777777" w:rsidR="000D399F" w:rsidRPr="00135ACE" w:rsidRDefault="000D399F" w:rsidP="00E46AF1">
            <w:pPr>
              <w:spacing w:line="276" w:lineRule="auto"/>
              <w:rPr>
                <w:rFonts w:eastAsia="Times New Roman" w:cstheme="minorHAnsi"/>
                <w:color w:val="000000" w:themeColor="dark1"/>
                <w:kern w:val="24"/>
                <w:sz w:val="18"/>
                <w:szCs w:val="18"/>
                <w:lang w:eastAsia="en-GB"/>
              </w:rPr>
            </w:pPr>
            <w:r w:rsidRPr="00135ACE">
              <w:rPr>
                <w:rFonts w:eastAsia="Times New Roman" w:cstheme="minorHAnsi"/>
                <w:color w:val="000000" w:themeColor="dark1"/>
                <w:kern w:val="24"/>
                <w:sz w:val="18"/>
                <w:szCs w:val="18"/>
                <w:lang w:eastAsia="en-GB"/>
              </w:rPr>
              <w:t>N/A</w:t>
            </w:r>
          </w:p>
        </w:tc>
      </w:tr>
      <w:tr w:rsidR="000D399F" w:rsidRPr="00135ACE" w14:paraId="4F2357C8" w14:textId="77777777" w:rsidTr="009443F9">
        <w:trPr>
          <w:trHeight w:val="215"/>
          <w:jc w:val="center"/>
        </w:trPr>
        <w:tc>
          <w:tcPr>
            <w:tcW w:w="1276" w:type="dxa"/>
            <w:vAlign w:val="center"/>
            <w:hideMark/>
          </w:tcPr>
          <w:p w14:paraId="787AD208" w14:textId="77777777" w:rsidR="000D399F" w:rsidRPr="00135ACE" w:rsidRDefault="000D399F" w:rsidP="00E46AF1">
            <w:pPr>
              <w:spacing w:line="276" w:lineRule="auto"/>
              <w:jc w:val="center"/>
              <w:rPr>
                <w:rFonts w:eastAsia="Times New Roman" w:cstheme="minorHAnsi"/>
                <w:i/>
                <w:iCs/>
                <w:sz w:val="18"/>
                <w:szCs w:val="18"/>
                <w:lang w:eastAsia="en-GB"/>
              </w:rPr>
            </w:pPr>
            <w:r w:rsidRPr="00135ACE">
              <w:rPr>
                <w:rFonts w:eastAsia="Times New Roman" w:cstheme="minorHAnsi"/>
                <w:b/>
                <w:bCs/>
                <w:i/>
                <w:iCs/>
                <w:color w:val="000000" w:themeColor="dark1"/>
                <w:kern w:val="24"/>
                <w:sz w:val="18"/>
                <w:szCs w:val="18"/>
                <w:lang w:eastAsia="en-GB"/>
              </w:rPr>
              <w:t>φ</w:t>
            </w:r>
          </w:p>
        </w:tc>
        <w:tc>
          <w:tcPr>
            <w:tcW w:w="3261" w:type="dxa"/>
            <w:vAlign w:val="center"/>
            <w:hideMark/>
          </w:tcPr>
          <w:p w14:paraId="1AD86595" w14:textId="77777777" w:rsidR="000D399F" w:rsidRPr="00135ACE" w:rsidRDefault="000D399F" w:rsidP="00E46AF1">
            <w:pPr>
              <w:spacing w:line="276" w:lineRule="auto"/>
              <w:rPr>
                <w:rFonts w:eastAsia="Times New Roman" w:cstheme="minorHAnsi"/>
                <w:sz w:val="18"/>
                <w:szCs w:val="18"/>
                <w:lang w:eastAsia="en-GB"/>
              </w:rPr>
            </w:pPr>
            <w:r w:rsidRPr="00135ACE">
              <w:rPr>
                <w:rFonts w:eastAsia="Times New Roman" w:cstheme="minorHAnsi"/>
                <w:color w:val="000000" w:themeColor="dark1"/>
                <w:kern w:val="24"/>
                <w:sz w:val="18"/>
                <w:szCs w:val="18"/>
                <w:lang w:eastAsia="en-GB"/>
              </w:rPr>
              <w:t xml:space="preserve">Per Capita Rate of Conversion from antibiotic-resistant to antibiotic-sensitive infection in animals </w:t>
            </w:r>
          </w:p>
        </w:tc>
        <w:tc>
          <w:tcPr>
            <w:tcW w:w="2126" w:type="dxa"/>
            <w:vAlign w:val="center"/>
          </w:tcPr>
          <w:p w14:paraId="5F8A8DE2" w14:textId="77777777" w:rsidR="00BA3DAD" w:rsidRDefault="00A64E61" w:rsidP="00E46AF1">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0.000194</w:t>
            </w:r>
            <w:r w:rsidR="004B7A3C" w:rsidRPr="004B7A3C">
              <w:rPr>
                <w:rFonts w:eastAsia="Times New Roman" w:cstheme="minorHAnsi"/>
                <w:b/>
                <w:bCs/>
                <w:color w:val="000000" w:themeColor="dark1"/>
                <w:kern w:val="24"/>
                <w:sz w:val="18"/>
                <w:szCs w:val="18"/>
                <w:lang w:eastAsia="en-GB"/>
              </w:rPr>
              <w:t xml:space="preserve"> </w:t>
            </w:r>
          </w:p>
          <w:p w14:paraId="5FB5720F" w14:textId="4CC5E90E" w:rsidR="000D399F" w:rsidRPr="00135ACE" w:rsidRDefault="00BA3DAD" w:rsidP="00E46AF1">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w:t>
            </w:r>
            <w:r w:rsidR="00A64E61">
              <w:rPr>
                <w:rFonts w:eastAsia="Times New Roman" w:cstheme="minorHAnsi"/>
                <w:b/>
                <w:bCs/>
                <w:color w:val="000000" w:themeColor="dark1"/>
                <w:kern w:val="24"/>
                <w:sz w:val="18"/>
                <w:szCs w:val="18"/>
                <w:lang w:eastAsia="en-GB"/>
              </w:rPr>
              <w:t>0.00008</w:t>
            </w:r>
            <w:r w:rsidR="000D399F" w:rsidRPr="00135ACE">
              <w:rPr>
                <w:rFonts w:eastAsia="Times New Roman" w:cstheme="minorHAnsi"/>
                <w:b/>
                <w:bCs/>
                <w:color w:val="000000" w:themeColor="dark1"/>
                <w:kern w:val="24"/>
                <w:sz w:val="18"/>
                <w:szCs w:val="18"/>
                <w:lang w:eastAsia="en-GB"/>
              </w:rPr>
              <w:t>,</w:t>
            </w:r>
          </w:p>
          <w:p w14:paraId="4EE5975E" w14:textId="04023EE3" w:rsidR="000D399F" w:rsidRPr="00135ACE" w:rsidRDefault="00A64E61" w:rsidP="00E46AF1">
            <w:pPr>
              <w:spacing w:line="276" w:lineRule="auto"/>
              <w:jc w:val="center"/>
              <w:rPr>
                <w:rFonts w:eastAsia="Times New Roman" w:cstheme="minorHAnsi"/>
                <w:b/>
                <w:bCs/>
                <w:sz w:val="18"/>
                <w:szCs w:val="18"/>
                <w:lang w:eastAsia="en-GB"/>
              </w:rPr>
            </w:pPr>
            <w:r>
              <w:rPr>
                <w:rFonts w:eastAsia="Times New Roman" w:cstheme="minorHAnsi"/>
                <w:b/>
                <w:bCs/>
                <w:color w:val="000000" w:themeColor="dark1"/>
                <w:kern w:val="24"/>
                <w:sz w:val="18"/>
                <w:szCs w:val="18"/>
                <w:lang w:eastAsia="en-GB"/>
              </w:rPr>
              <w:t>0.000512</w:t>
            </w:r>
            <w:r w:rsidR="000D399F" w:rsidRPr="00135ACE">
              <w:rPr>
                <w:rFonts w:eastAsia="Times New Roman" w:cstheme="minorHAnsi"/>
                <w:b/>
                <w:bCs/>
                <w:color w:val="000000" w:themeColor="dark1"/>
                <w:kern w:val="24"/>
                <w:sz w:val="18"/>
                <w:szCs w:val="18"/>
                <w:lang w:eastAsia="en-GB"/>
              </w:rPr>
              <w:t>]</w:t>
            </w:r>
            <w:r w:rsidR="000D399F" w:rsidRPr="00135ACE">
              <w:rPr>
                <w:rFonts w:eastAsia="Times New Roman" w:cstheme="minorHAnsi"/>
                <w:b/>
                <w:bCs/>
                <w:sz w:val="18"/>
                <w:szCs w:val="18"/>
                <w:vertAlign w:val="superscript"/>
                <w:lang w:eastAsia="en-GB"/>
              </w:rPr>
              <w:t xml:space="preserve"> 1</w:t>
            </w:r>
          </w:p>
        </w:tc>
        <w:tc>
          <w:tcPr>
            <w:tcW w:w="1984" w:type="dxa"/>
            <w:vAlign w:val="center"/>
          </w:tcPr>
          <w:p w14:paraId="015CF9CF" w14:textId="77777777" w:rsidR="00413141" w:rsidRDefault="00413141" w:rsidP="00E46AF1">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0.000995</w:t>
            </w:r>
          </w:p>
          <w:p w14:paraId="24BCFF54" w14:textId="7FCDFFC7" w:rsidR="000D399F" w:rsidRPr="00135ACE" w:rsidRDefault="000D399F" w:rsidP="00E46AF1">
            <w:pPr>
              <w:spacing w:line="276" w:lineRule="auto"/>
              <w:jc w:val="center"/>
              <w:rPr>
                <w:rFonts w:eastAsia="Times New Roman" w:cstheme="minorHAnsi"/>
                <w:b/>
                <w:bCs/>
                <w:color w:val="000000" w:themeColor="dark1"/>
                <w:kern w:val="24"/>
                <w:sz w:val="18"/>
                <w:szCs w:val="18"/>
                <w:lang w:eastAsia="en-GB"/>
              </w:rPr>
            </w:pPr>
            <w:r w:rsidRPr="00135ACE">
              <w:rPr>
                <w:rFonts w:eastAsia="Times New Roman" w:cstheme="minorHAnsi"/>
                <w:b/>
                <w:bCs/>
                <w:color w:val="000000" w:themeColor="dark1"/>
                <w:kern w:val="24"/>
                <w:sz w:val="18"/>
                <w:szCs w:val="18"/>
                <w:lang w:eastAsia="en-GB"/>
              </w:rPr>
              <w:t>[0.</w:t>
            </w:r>
            <w:r w:rsidR="00BA3DAD">
              <w:rPr>
                <w:rFonts w:eastAsia="Times New Roman" w:cstheme="minorHAnsi"/>
                <w:b/>
                <w:bCs/>
                <w:color w:val="000000" w:themeColor="dark1"/>
                <w:kern w:val="24"/>
                <w:sz w:val="18"/>
                <w:szCs w:val="18"/>
                <w:lang w:eastAsia="en-GB"/>
              </w:rPr>
              <w:t>00003</w:t>
            </w:r>
            <w:r w:rsidR="00BA3DAD" w:rsidRPr="00BA3DAD">
              <w:rPr>
                <w:rFonts w:eastAsia="Times New Roman" w:cstheme="minorHAnsi"/>
                <w:b/>
                <w:bCs/>
                <w:color w:val="000000" w:themeColor="dark1"/>
                <w:kern w:val="24"/>
                <w:sz w:val="18"/>
                <w:szCs w:val="18"/>
                <w:lang w:eastAsia="en-GB"/>
              </w:rPr>
              <w:t>6</w:t>
            </w:r>
            <w:r w:rsidRPr="00135ACE">
              <w:rPr>
                <w:rFonts w:eastAsia="Times New Roman" w:cstheme="minorHAnsi"/>
                <w:b/>
                <w:bCs/>
                <w:color w:val="000000" w:themeColor="dark1"/>
                <w:kern w:val="24"/>
                <w:sz w:val="18"/>
                <w:szCs w:val="18"/>
                <w:lang w:eastAsia="en-GB"/>
              </w:rPr>
              <w:t>,</w:t>
            </w:r>
          </w:p>
          <w:p w14:paraId="621423DD" w14:textId="03DC111B" w:rsidR="000D399F" w:rsidRPr="00135ACE" w:rsidRDefault="00BA3DAD" w:rsidP="00E46AF1">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0.0024204</w:t>
            </w:r>
            <w:r w:rsidR="000D399F" w:rsidRPr="00135ACE">
              <w:rPr>
                <w:rFonts w:eastAsia="Times New Roman" w:cstheme="minorHAnsi"/>
                <w:b/>
                <w:bCs/>
                <w:color w:val="000000" w:themeColor="dark1"/>
                <w:kern w:val="24"/>
                <w:sz w:val="18"/>
                <w:szCs w:val="18"/>
                <w:lang w:eastAsia="en-GB"/>
              </w:rPr>
              <w:t>]</w:t>
            </w:r>
            <w:r w:rsidR="000D399F" w:rsidRPr="00135ACE">
              <w:rPr>
                <w:rFonts w:eastAsia="Times New Roman" w:cstheme="minorHAnsi"/>
                <w:b/>
                <w:bCs/>
                <w:sz w:val="18"/>
                <w:szCs w:val="18"/>
                <w:vertAlign w:val="superscript"/>
                <w:lang w:eastAsia="en-GB"/>
              </w:rPr>
              <w:t xml:space="preserve"> 1</w:t>
            </w:r>
          </w:p>
        </w:tc>
        <w:tc>
          <w:tcPr>
            <w:tcW w:w="1134" w:type="dxa"/>
            <w:vAlign w:val="center"/>
          </w:tcPr>
          <w:p w14:paraId="39B0CFDE" w14:textId="77777777" w:rsidR="000D399F" w:rsidRPr="00135ACE" w:rsidRDefault="000D399F" w:rsidP="00E46AF1">
            <w:pPr>
              <w:spacing w:line="276" w:lineRule="auto"/>
              <w:rPr>
                <w:rFonts w:eastAsia="Times New Roman" w:cstheme="minorHAnsi"/>
                <w:color w:val="000000" w:themeColor="dark1"/>
                <w:kern w:val="24"/>
                <w:sz w:val="18"/>
                <w:szCs w:val="18"/>
                <w:lang w:eastAsia="en-GB"/>
              </w:rPr>
            </w:pPr>
            <w:r w:rsidRPr="00135ACE">
              <w:rPr>
                <w:rFonts w:eastAsia="Times New Roman" w:cstheme="minorHAnsi"/>
                <w:color w:val="000000" w:themeColor="dark1"/>
                <w:kern w:val="24"/>
                <w:sz w:val="18"/>
                <w:szCs w:val="18"/>
                <w:lang w:eastAsia="en-GB"/>
              </w:rPr>
              <w:t xml:space="preserve"> N/A</w:t>
            </w:r>
          </w:p>
        </w:tc>
      </w:tr>
      <w:tr w:rsidR="000D399F" w:rsidRPr="00135ACE" w14:paraId="75F5C2FF" w14:textId="77777777" w:rsidTr="009443F9">
        <w:trPr>
          <w:cnfStyle w:val="000000100000" w:firstRow="0" w:lastRow="0" w:firstColumn="0" w:lastColumn="0" w:oddVBand="0" w:evenVBand="0" w:oddHBand="1" w:evenHBand="0" w:firstRowFirstColumn="0" w:firstRowLastColumn="0" w:lastRowFirstColumn="0" w:lastRowLastColumn="0"/>
          <w:trHeight w:val="23"/>
          <w:jc w:val="center"/>
        </w:trPr>
        <w:tc>
          <w:tcPr>
            <w:tcW w:w="1276" w:type="dxa"/>
            <w:vAlign w:val="center"/>
            <w:hideMark/>
          </w:tcPr>
          <w:p w14:paraId="19EB6F39" w14:textId="77777777" w:rsidR="000D399F" w:rsidRPr="00135ACE" w:rsidRDefault="000D399F" w:rsidP="00E46AF1">
            <w:pPr>
              <w:spacing w:line="276" w:lineRule="auto"/>
              <w:jc w:val="center"/>
              <w:rPr>
                <w:rFonts w:eastAsia="Times New Roman" w:cstheme="minorHAnsi"/>
                <w:i/>
                <w:iCs/>
                <w:sz w:val="18"/>
                <w:szCs w:val="18"/>
                <w:lang w:eastAsia="en-GB"/>
              </w:rPr>
            </w:pPr>
            <w:r w:rsidRPr="00135ACE">
              <w:rPr>
                <w:rFonts w:eastAsia="Times New Roman" w:cstheme="minorHAnsi"/>
                <w:b/>
                <w:bCs/>
                <w:i/>
                <w:iCs/>
                <w:color w:val="000000" w:themeColor="dark1"/>
                <w:kern w:val="24"/>
                <w:sz w:val="18"/>
                <w:szCs w:val="18"/>
                <w:lang w:eastAsia="en-GB"/>
              </w:rPr>
              <w:t>r</w:t>
            </w:r>
            <w:r w:rsidRPr="00135ACE">
              <w:rPr>
                <w:rFonts w:eastAsia="Times New Roman" w:cstheme="minorHAnsi"/>
                <w:b/>
                <w:bCs/>
                <w:i/>
                <w:iCs/>
                <w:color w:val="000000" w:themeColor="dark1"/>
                <w:kern w:val="24"/>
                <w:position w:val="-5"/>
                <w:sz w:val="18"/>
                <w:szCs w:val="18"/>
                <w:vertAlign w:val="subscript"/>
                <w:lang w:eastAsia="en-GB"/>
              </w:rPr>
              <w:t>A</w:t>
            </w:r>
          </w:p>
        </w:tc>
        <w:tc>
          <w:tcPr>
            <w:tcW w:w="3261" w:type="dxa"/>
            <w:vAlign w:val="center"/>
            <w:hideMark/>
          </w:tcPr>
          <w:p w14:paraId="78168FD5" w14:textId="77777777" w:rsidR="000D399F" w:rsidRPr="00135ACE" w:rsidRDefault="000D399F" w:rsidP="00E46AF1">
            <w:pPr>
              <w:spacing w:line="276" w:lineRule="auto"/>
              <w:rPr>
                <w:rFonts w:eastAsia="Times New Roman" w:cstheme="minorHAnsi"/>
                <w:sz w:val="18"/>
                <w:szCs w:val="18"/>
                <w:lang w:eastAsia="en-GB"/>
              </w:rPr>
            </w:pPr>
            <w:r w:rsidRPr="00135ACE">
              <w:rPr>
                <w:rFonts w:eastAsia="Times New Roman" w:cstheme="minorHAnsi"/>
                <w:color w:val="000000" w:themeColor="dark1"/>
                <w:kern w:val="24"/>
                <w:sz w:val="18"/>
                <w:szCs w:val="18"/>
                <w:lang w:eastAsia="en-GB"/>
              </w:rPr>
              <w:t xml:space="preserve">Per Capita Rate of Natural Recovery from Animal Infection </w:t>
            </w:r>
          </w:p>
        </w:tc>
        <w:tc>
          <w:tcPr>
            <w:tcW w:w="2126" w:type="dxa"/>
            <w:vAlign w:val="center"/>
          </w:tcPr>
          <w:p w14:paraId="1498CC14" w14:textId="49408880" w:rsidR="000D399F" w:rsidRPr="00135ACE" w:rsidRDefault="00F12F2C" w:rsidP="00E46AF1">
            <w:pPr>
              <w:spacing w:line="276" w:lineRule="auto"/>
              <w:jc w:val="center"/>
              <w:rPr>
                <w:rFonts w:eastAsia="Times New Roman" w:cstheme="minorHAnsi"/>
                <w:sz w:val="18"/>
                <w:szCs w:val="18"/>
                <w:lang w:eastAsia="en-GB"/>
              </w:rPr>
            </w:pPr>
            <w:r>
              <w:rPr>
                <w:rFonts w:eastAsia="Times New Roman" w:cstheme="minorHAnsi"/>
                <w:color w:val="000000" w:themeColor="dark1"/>
                <w:kern w:val="24"/>
                <w:sz w:val="18"/>
                <w:szCs w:val="18"/>
                <w:lang w:eastAsia="en-GB"/>
              </w:rPr>
              <w:t>60</w:t>
            </w:r>
            <w:r w:rsidR="000D399F" w:rsidRPr="00135ACE">
              <w:rPr>
                <w:rFonts w:eastAsia="Times New Roman" w:cstheme="minorHAnsi"/>
                <w:color w:val="000000" w:themeColor="dark1"/>
                <w:kern w:val="24"/>
                <w:sz w:val="18"/>
                <w:szCs w:val="18"/>
                <w:lang w:eastAsia="en-GB"/>
              </w:rPr>
              <w:t xml:space="preserve"> days</w:t>
            </w:r>
            <w:r w:rsidR="000D399F" w:rsidRPr="00135ACE">
              <w:rPr>
                <w:rFonts w:eastAsia="Times New Roman" w:cstheme="minorHAnsi"/>
                <w:color w:val="000000" w:themeColor="dark1"/>
                <w:kern w:val="24"/>
                <w:sz w:val="18"/>
                <w:szCs w:val="18"/>
                <w:vertAlign w:val="superscript"/>
                <w:lang w:eastAsia="en-GB"/>
              </w:rPr>
              <w:t>-1</w:t>
            </w:r>
          </w:p>
        </w:tc>
        <w:tc>
          <w:tcPr>
            <w:tcW w:w="1984" w:type="dxa"/>
            <w:vAlign w:val="center"/>
          </w:tcPr>
          <w:p w14:paraId="6D3B9A6D" w14:textId="2832FDA2" w:rsidR="000D399F" w:rsidRPr="00135ACE" w:rsidRDefault="00F12F2C" w:rsidP="00E46AF1">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60</w:t>
            </w:r>
            <w:r w:rsidR="000D399F" w:rsidRPr="00135ACE">
              <w:rPr>
                <w:rFonts w:eastAsia="Times New Roman" w:cstheme="minorHAnsi"/>
                <w:color w:val="000000" w:themeColor="dark1"/>
                <w:kern w:val="24"/>
                <w:sz w:val="18"/>
                <w:szCs w:val="18"/>
                <w:lang w:eastAsia="en-GB"/>
              </w:rPr>
              <w:t xml:space="preserve"> days</w:t>
            </w:r>
            <w:r w:rsidR="000D399F" w:rsidRPr="00135ACE">
              <w:rPr>
                <w:rFonts w:eastAsia="Times New Roman" w:cstheme="minorHAnsi"/>
                <w:color w:val="000000" w:themeColor="dark1"/>
                <w:kern w:val="24"/>
                <w:sz w:val="18"/>
                <w:szCs w:val="18"/>
                <w:vertAlign w:val="superscript"/>
                <w:lang w:eastAsia="en-GB"/>
              </w:rPr>
              <w:t>-1</w:t>
            </w:r>
          </w:p>
        </w:tc>
        <w:tc>
          <w:tcPr>
            <w:tcW w:w="1134" w:type="dxa"/>
            <w:vAlign w:val="center"/>
          </w:tcPr>
          <w:p w14:paraId="22A02D47" w14:textId="0A5B4598" w:rsidR="000D399F" w:rsidRPr="00135ACE" w:rsidRDefault="000D399F" w:rsidP="008B57F1">
            <w:pPr>
              <w:spacing w:line="276" w:lineRule="auto"/>
              <w:rPr>
                <w:rFonts w:eastAsia="Times New Roman" w:cstheme="minorHAnsi"/>
                <w:color w:val="000000" w:themeColor="dark1"/>
                <w:kern w:val="24"/>
                <w:sz w:val="18"/>
                <w:szCs w:val="18"/>
                <w:lang w:eastAsia="en-GB"/>
              </w:rPr>
            </w:pPr>
            <w:r w:rsidRPr="00135ACE">
              <w:rPr>
                <w:rFonts w:eastAsia="Times New Roman" w:cstheme="minorHAnsi"/>
                <w:color w:val="000000" w:themeColor="dark1"/>
                <w:kern w:val="24"/>
                <w:sz w:val="18"/>
                <w:szCs w:val="18"/>
                <w:lang w:eastAsia="en-GB"/>
              </w:rPr>
              <w:t xml:space="preserve"> </w:t>
            </w:r>
            <w:r w:rsidRPr="00135ACE">
              <w:rPr>
                <w:rFonts w:eastAsia="Times New Roman" w:cstheme="minorHAnsi"/>
                <w:color w:val="000000" w:themeColor="dark1"/>
                <w:kern w:val="24"/>
                <w:sz w:val="18"/>
                <w:szCs w:val="18"/>
                <w:lang w:eastAsia="en-GB"/>
              </w:rPr>
              <w:fldChar w:fldCharType="begin"/>
            </w:r>
            <w:r w:rsidR="008B57F1" w:rsidRPr="00135ACE">
              <w:rPr>
                <w:rFonts w:eastAsia="Times New Roman" w:cstheme="minorHAnsi"/>
                <w:color w:val="000000" w:themeColor="dark1"/>
                <w:kern w:val="24"/>
                <w:sz w:val="18"/>
                <w:szCs w:val="18"/>
                <w:lang w:eastAsia="en-GB"/>
              </w:rPr>
              <w:instrText xml:space="preserve"> ADDIN EN.CITE &lt;EndNote&gt;&lt;Cite&gt;&lt;Author&gt;Nair&lt;/Author&gt;&lt;Year&gt;2018&lt;/Year&gt;&lt;RecNum&gt;130&lt;/RecNum&gt;&lt;DisplayText&gt;(15)&lt;/DisplayText&gt;&lt;record&gt;&lt;rec-number&gt;130&lt;/rec-number&gt;&lt;foreign-keys&gt;&lt;key app="EN" db-id="fsts22ax5rxrp6ea59ipwpp69ts0e0ft9etx" timestamp="1564744417"&gt;130&lt;/key&gt;&lt;/foreign-keys&gt;&lt;ref-type name="Journal Article"&gt;17&lt;/ref-type&gt;&lt;contributors&gt;&lt;authors&gt;&lt;author&gt;Nair, S.&lt;/author&gt;&lt;author&gt;Farzan, A.&lt;/author&gt;&lt;author&gt;O&amp;apos;Sullivan, T. L.&lt;/author&gt;&lt;author&gt;Friendship, R. M.&lt;/author&gt;&lt;/authors&gt;&lt;/contributors&gt;&lt;auth-address&gt;Department of Population Medicine, Ontario Veterinary College, University of Guelph, Guelph, Ontario N1G 2W1.&lt;/auth-address&gt;&lt;titles&gt;&lt;title&gt;Time course of Salmonella shedding and antibody response in naturally infected pigs during grower-finisher stage&lt;/title&gt;&lt;secondary-title&gt;Can J Vet Res&lt;/secondary-title&gt;&lt;/titles&gt;&lt;periodical&gt;&lt;full-title&gt;Can J Vet Res&lt;/full-title&gt;&lt;/periodical&gt;&lt;pages&gt;139-145&lt;/pages&gt;&lt;volume&gt;82&lt;/volume&gt;&lt;number&gt;2&lt;/number&gt;&lt;keywords&gt;&lt;keyword&gt;Animals&lt;/keyword&gt;&lt;keyword&gt;Antibodies, Bacterial/blood&lt;/keyword&gt;&lt;keyword&gt;*Bacterial Shedding&lt;/keyword&gt;&lt;keyword&gt;Gastrointestinal Contents/microbiology&lt;/keyword&gt;&lt;keyword&gt;Salmonella Infections, Animal/blood/*microbiology&lt;/keyword&gt;&lt;keyword&gt;*Salmonella typhimurium&lt;/keyword&gt;&lt;keyword&gt;Swine&lt;/keyword&gt;&lt;keyword&gt;Swine Diseases/blood/*microbiology&lt;/keyword&gt;&lt;/keywords&gt;&lt;dates&gt;&lt;year&gt;2018&lt;/year&gt;&lt;pub-dates&gt;&lt;date&gt;Apr&lt;/date&gt;&lt;/pub-dates&gt;&lt;/dates&gt;&lt;isbn&gt;1928-9022 (Electronic)&amp;#xD;0830-9000 (Linking)&lt;/isbn&gt;&lt;accession-num&gt;29755194&lt;/accession-num&gt;&lt;urls&gt;&lt;related-urls&gt;&lt;url&gt;https://www.ncbi.nlm.nih.gov/pubmed/29755194&lt;/url&gt;&lt;/related-urls&gt;&lt;/urls&gt;&lt;custom2&gt;PMC5914076&lt;/custom2&gt;&lt;/record&gt;&lt;/Cite&gt;&lt;/EndNote&gt;</w:instrText>
            </w:r>
            <w:r w:rsidRPr="00135ACE">
              <w:rPr>
                <w:rFonts w:eastAsia="Times New Roman" w:cstheme="minorHAnsi"/>
                <w:color w:val="000000" w:themeColor="dark1"/>
                <w:kern w:val="24"/>
                <w:sz w:val="18"/>
                <w:szCs w:val="18"/>
                <w:lang w:eastAsia="en-GB"/>
              </w:rPr>
              <w:fldChar w:fldCharType="separate"/>
            </w:r>
            <w:r w:rsidR="008B57F1" w:rsidRPr="00135ACE">
              <w:rPr>
                <w:rFonts w:eastAsia="Times New Roman" w:cstheme="minorHAnsi"/>
                <w:noProof/>
                <w:color w:val="000000" w:themeColor="dark1"/>
                <w:kern w:val="24"/>
                <w:sz w:val="18"/>
                <w:szCs w:val="18"/>
                <w:lang w:eastAsia="en-GB"/>
              </w:rPr>
              <w:t>(15)</w:t>
            </w:r>
            <w:r w:rsidRPr="00135ACE">
              <w:rPr>
                <w:rFonts w:eastAsia="Times New Roman" w:cstheme="minorHAnsi"/>
                <w:color w:val="000000" w:themeColor="dark1"/>
                <w:kern w:val="24"/>
                <w:sz w:val="18"/>
                <w:szCs w:val="18"/>
                <w:lang w:eastAsia="en-GB"/>
              </w:rPr>
              <w:fldChar w:fldCharType="end"/>
            </w:r>
          </w:p>
        </w:tc>
      </w:tr>
      <w:tr w:rsidR="000D399F" w:rsidRPr="00135ACE" w14:paraId="2064842F" w14:textId="77777777" w:rsidTr="009443F9">
        <w:trPr>
          <w:trHeight w:val="23"/>
          <w:jc w:val="center"/>
        </w:trPr>
        <w:tc>
          <w:tcPr>
            <w:tcW w:w="1276" w:type="dxa"/>
            <w:vAlign w:val="center"/>
            <w:hideMark/>
          </w:tcPr>
          <w:p w14:paraId="7046B867" w14:textId="77777777" w:rsidR="000D399F" w:rsidRPr="00135ACE" w:rsidRDefault="000D399F" w:rsidP="00E46AF1">
            <w:pPr>
              <w:spacing w:line="276" w:lineRule="auto"/>
              <w:jc w:val="center"/>
              <w:rPr>
                <w:rFonts w:eastAsia="Times New Roman" w:cstheme="minorHAnsi"/>
                <w:i/>
                <w:iCs/>
                <w:sz w:val="18"/>
                <w:szCs w:val="18"/>
                <w:lang w:eastAsia="en-GB"/>
              </w:rPr>
            </w:pPr>
            <w:r w:rsidRPr="00135ACE">
              <w:rPr>
                <w:rFonts w:eastAsia="Times New Roman" w:cstheme="minorHAnsi"/>
                <w:b/>
                <w:bCs/>
                <w:i/>
                <w:iCs/>
                <w:color w:val="000000" w:themeColor="dark1"/>
                <w:kern w:val="24"/>
                <w:sz w:val="18"/>
                <w:szCs w:val="18"/>
                <w:lang w:eastAsia="en-GB"/>
              </w:rPr>
              <w:t>r</w:t>
            </w:r>
            <w:r w:rsidRPr="00135ACE">
              <w:rPr>
                <w:rFonts w:eastAsia="Times New Roman" w:cstheme="minorHAnsi"/>
                <w:b/>
                <w:bCs/>
                <w:i/>
                <w:iCs/>
                <w:color w:val="000000" w:themeColor="dark1"/>
                <w:kern w:val="24"/>
                <w:position w:val="-5"/>
                <w:sz w:val="18"/>
                <w:szCs w:val="18"/>
                <w:vertAlign w:val="subscript"/>
                <w:lang w:eastAsia="en-GB"/>
              </w:rPr>
              <w:t>H</w:t>
            </w:r>
          </w:p>
        </w:tc>
        <w:tc>
          <w:tcPr>
            <w:tcW w:w="3261" w:type="dxa"/>
            <w:vAlign w:val="center"/>
            <w:hideMark/>
          </w:tcPr>
          <w:p w14:paraId="641D4CB7" w14:textId="77777777" w:rsidR="000D399F" w:rsidRPr="00135ACE" w:rsidRDefault="000D399F" w:rsidP="00E46AF1">
            <w:pPr>
              <w:spacing w:line="276" w:lineRule="auto"/>
              <w:rPr>
                <w:rFonts w:eastAsia="Times New Roman" w:cstheme="minorHAnsi"/>
                <w:sz w:val="18"/>
                <w:szCs w:val="18"/>
                <w:lang w:eastAsia="en-GB"/>
              </w:rPr>
            </w:pPr>
            <w:r w:rsidRPr="00135ACE">
              <w:rPr>
                <w:rFonts w:eastAsia="Times New Roman" w:cstheme="minorHAnsi"/>
                <w:color w:val="000000" w:themeColor="dark1"/>
                <w:kern w:val="24"/>
                <w:sz w:val="18"/>
                <w:szCs w:val="18"/>
                <w:lang w:eastAsia="en-GB"/>
              </w:rPr>
              <w:t xml:space="preserve">Per Capita Rate of Natural Recovery from Human Infection </w:t>
            </w:r>
          </w:p>
        </w:tc>
        <w:tc>
          <w:tcPr>
            <w:tcW w:w="2126" w:type="dxa"/>
            <w:vAlign w:val="center"/>
          </w:tcPr>
          <w:p w14:paraId="5314E7B7" w14:textId="77777777" w:rsidR="000D399F" w:rsidRPr="00135ACE" w:rsidRDefault="000D399F" w:rsidP="00E46AF1">
            <w:pPr>
              <w:spacing w:line="276" w:lineRule="auto"/>
              <w:jc w:val="center"/>
              <w:rPr>
                <w:rFonts w:eastAsia="Times New Roman" w:cstheme="minorHAnsi"/>
                <w:sz w:val="18"/>
                <w:szCs w:val="18"/>
                <w:lang w:eastAsia="en-GB"/>
              </w:rPr>
            </w:pPr>
            <w:r w:rsidRPr="00135ACE">
              <w:rPr>
                <w:rFonts w:eastAsia="Times New Roman" w:cstheme="minorHAnsi"/>
                <w:color w:val="000000" w:themeColor="dark1"/>
                <w:kern w:val="24"/>
                <w:sz w:val="18"/>
                <w:szCs w:val="18"/>
                <w:lang w:eastAsia="en-GB"/>
              </w:rPr>
              <w:t>5.5 days</w:t>
            </w:r>
            <w:r w:rsidRPr="00135ACE">
              <w:rPr>
                <w:rFonts w:eastAsia="Times New Roman" w:cstheme="minorHAnsi"/>
                <w:color w:val="000000" w:themeColor="dark1"/>
                <w:kern w:val="24"/>
                <w:position w:val="6"/>
                <w:sz w:val="18"/>
                <w:szCs w:val="18"/>
                <w:vertAlign w:val="superscript"/>
                <w:lang w:eastAsia="en-GB"/>
              </w:rPr>
              <w:t>-1</w:t>
            </w:r>
          </w:p>
        </w:tc>
        <w:tc>
          <w:tcPr>
            <w:tcW w:w="1984" w:type="dxa"/>
            <w:vAlign w:val="center"/>
          </w:tcPr>
          <w:p w14:paraId="157245CE" w14:textId="7270EB41" w:rsidR="000D399F" w:rsidRPr="00135ACE" w:rsidRDefault="000D399F" w:rsidP="00E46AF1">
            <w:pPr>
              <w:spacing w:line="276" w:lineRule="auto"/>
              <w:jc w:val="center"/>
              <w:rPr>
                <w:rFonts w:eastAsia="Times New Roman" w:cstheme="minorHAnsi"/>
                <w:color w:val="000000" w:themeColor="dark1"/>
                <w:kern w:val="24"/>
                <w:sz w:val="18"/>
                <w:szCs w:val="18"/>
                <w:lang w:eastAsia="en-GB"/>
              </w:rPr>
            </w:pPr>
            <w:r w:rsidRPr="00135ACE">
              <w:rPr>
                <w:rFonts w:eastAsia="Times New Roman" w:cstheme="minorHAnsi"/>
                <w:color w:val="000000" w:themeColor="dark1"/>
                <w:kern w:val="24"/>
                <w:sz w:val="18"/>
                <w:szCs w:val="18"/>
                <w:lang w:eastAsia="en-GB"/>
              </w:rPr>
              <w:t>5.5 days</w:t>
            </w:r>
            <w:r w:rsidRPr="00135ACE">
              <w:rPr>
                <w:rFonts w:eastAsia="Times New Roman" w:cstheme="minorHAnsi"/>
                <w:color w:val="000000" w:themeColor="dark1"/>
                <w:kern w:val="24"/>
                <w:position w:val="6"/>
                <w:sz w:val="18"/>
                <w:szCs w:val="18"/>
                <w:vertAlign w:val="superscript"/>
                <w:lang w:eastAsia="en-GB"/>
              </w:rPr>
              <w:t>-1</w:t>
            </w:r>
          </w:p>
        </w:tc>
        <w:tc>
          <w:tcPr>
            <w:tcW w:w="1134" w:type="dxa"/>
            <w:vAlign w:val="center"/>
          </w:tcPr>
          <w:p w14:paraId="5BECA436" w14:textId="1EC531DB" w:rsidR="000D399F" w:rsidRPr="00135ACE" w:rsidRDefault="000D399F" w:rsidP="008B57F1">
            <w:pPr>
              <w:spacing w:line="276" w:lineRule="auto"/>
              <w:rPr>
                <w:rFonts w:eastAsia="Times New Roman" w:cstheme="minorHAnsi"/>
                <w:color w:val="000000" w:themeColor="dark1"/>
                <w:kern w:val="24"/>
                <w:sz w:val="18"/>
                <w:szCs w:val="18"/>
                <w:lang w:eastAsia="en-GB"/>
              </w:rPr>
            </w:pPr>
            <w:r w:rsidRPr="00135ACE">
              <w:rPr>
                <w:rFonts w:eastAsia="Times New Roman" w:cstheme="minorHAnsi"/>
                <w:color w:val="000000" w:themeColor="dark1"/>
                <w:kern w:val="24"/>
                <w:sz w:val="18"/>
                <w:szCs w:val="18"/>
                <w:lang w:eastAsia="en-GB"/>
              </w:rPr>
              <w:t xml:space="preserve"> </w:t>
            </w:r>
            <w:r w:rsidRPr="00135ACE">
              <w:rPr>
                <w:rFonts w:eastAsia="Times New Roman" w:cstheme="minorHAnsi"/>
                <w:color w:val="000000" w:themeColor="dark1"/>
                <w:kern w:val="24"/>
                <w:sz w:val="18"/>
                <w:szCs w:val="18"/>
                <w:lang w:eastAsia="en-GB"/>
              </w:rPr>
              <w:fldChar w:fldCharType="begin"/>
            </w:r>
            <w:r w:rsidR="008B57F1" w:rsidRPr="00135ACE">
              <w:rPr>
                <w:rFonts w:eastAsia="Times New Roman" w:cstheme="minorHAnsi"/>
                <w:color w:val="000000" w:themeColor="dark1"/>
                <w:kern w:val="24"/>
                <w:sz w:val="18"/>
                <w:szCs w:val="18"/>
                <w:lang w:eastAsia="en-GB"/>
              </w:rPr>
              <w:instrText xml:space="preserve"> ADDIN EN.CITE &lt;EndNote&gt;&lt;Cite&gt;&lt;Author&gt;Organisation&lt;/Author&gt;&lt;Year&gt;2018&lt;/Year&gt;&lt;RecNum&gt;69&lt;/RecNum&gt;&lt;DisplayText&gt;(16)&lt;/DisplayText&gt;&lt;record&gt;&lt;rec-number&gt;69&lt;/rec-number&gt;&lt;foreign-keys&gt;&lt;key app="EN" db-id="fsts22ax5rxrp6ea59ipwpp69ts0e0ft9etx" timestamp="1564742277"&gt;69&lt;/key&gt;&lt;/foreign-keys&gt;&lt;ref-type name="Web Page"&gt;12&lt;/ref-type&gt;&lt;contributors&gt;&lt;authors&gt;&lt;author&gt;World Health Organisation&lt;/author&gt;&lt;/authors&gt;&lt;/contributors&gt;&lt;titles&gt;&lt;title&gt;Salmonella (non-typhoidal)&lt;/title&gt;&lt;/titles&gt;&lt;volume&gt;2019&lt;/volume&gt;&lt;number&gt;23/06/19&lt;/number&gt;&lt;dates&gt;&lt;year&gt;2018&lt;/year&gt;&lt;/dates&gt;&lt;pub-location&gt;Geneva&lt;/pub-location&gt;&lt;publisher&gt;World Health Organisation&lt;/publisher&gt;&lt;urls&gt;&lt;related-urls&gt;&lt;url&gt;https://www.who.int/news-room/fact-sheets/detail/salmonella-(non-typhoidal)&lt;/url&gt;&lt;/related-urls&gt;&lt;/urls&gt;&lt;/record&gt;&lt;/Cite&gt;&lt;/EndNote&gt;</w:instrText>
            </w:r>
            <w:r w:rsidRPr="00135ACE">
              <w:rPr>
                <w:rFonts w:eastAsia="Times New Roman" w:cstheme="minorHAnsi"/>
                <w:color w:val="000000" w:themeColor="dark1"/>
                <w:kern w:val="24"/>
                <w:sz w:val="18"/>
                <w:szCs w:val="18"/>
                <w:lang w:eastAsia="en-GB"/>
              </w:rPr>
              <w:fldChar w:fldCharType="separate"/>
            </w:r>
            <w:r w:rsidR="008B57F1" w:rsidRPr="00135ACE">
              <w:rPr>
                <w:rFonts w:eastAsia="Times New Roman" w:cstheme="minorHAnsi"/>
                <w:noProof/>
                <w:color w:val="000000" w:themeColor="dark1"/>
                <w:kern w:val="24"/>
                <w:sz w:val="18"/>
                <w:szCs w:val="18"/>
                <w:lang w:eastAsia="en-GB"/>
              </w:rPr>
              <w:t>(16)</w:t>
            </w:r>
            <w:r w:rsidRPr="00135ACE">
              <w:rPr>
                <w:rFonts w:eastAsia="Times New Roman" w:cstheme="minorHAnsi"/>
                <w:color w:val="000000" w:themeColor="dark1"/>
                <w:kern w:val="24"/>
                <w:sz w:val="18"/>
                <w:szCs w:val="18"/>
                <w:lang w:eastAsia="en-GB"/>
              </w:rPr>
              <w:fldChar w:fldCharType="end"/>
            </w:r>
          </w:p>
        </w:tc>
      </w:tr>
      <w:tr w:rsidR="000D399F" w:rsidRPr="00135ACE" w14:paraId="7EA59255" w14:textId="77777777" w:rsidTr="009443F9">
        <w:trPr>
          <w:cnfStyle w:val="000000100000" w:firstRow="0" w:lastRow="0" w:firstColumn="0" w:lastColumn="0" w:oddVBand="0" w:evenVBand="0" w:oddHBand="1" w:evenHBand="0" w:firstRowFirstColumn="0" w:firstRowLastColumn="0" w:lastRowFirstColumn="0" w:lastRowLastColumn="0"/>
          <w:trHeight w:val="23"/>
          <w:jc w:val="center"/>
        </w:trPr>
        <w:tc>
          <w:tcPr>
            <w:tcW w:w="1276" w:type="dxa"/>
            <w:vAlign w:val="center"/>
            <w:hideMark/>
          </w:tcPr>
          <w:p w14:paraId="4B2FCD60" w14:textId="77777777" w:rsidR="000D399F" w:rsidRPr="00135ACE" w:rsidRDefault="000D399F" w:rsidP="00E46AF1">
            <w:pPr>
              <w:spacing w:line="276" w:lineRule="auto"/>
              <w:jc w:val="center"/>
              <w:rPr>
                <w:rFonts w:eastAsia="Times New Roman" w:cstheme="minorHAnsi"/>
                <w:i/>
                <w:iCs/>
                <w:sz w:val="18"/>
                <w:szCs w:val="18"/>
                <w:lang w:eastAsia="en-GB"/>
              </w:rPr>
            </w:pPr>
            <w:r w:rsidRPr="00135ACE">
              <w:rPr>
                <w:rFonts w:eastAsia="Times New Roman" w:cstheme="minorHAnsi"/>
                <w:b/>
                <w:bCs/>
                <w:i/>
                <w:iCs/>
                <w:color w:val="000000" w:themeColor="dark1"/>
                <w:kern w:val="24"/>
                <w:sz w:val="18"/>
                <w:szCs w:val="18"/>
                <w:lang w:eastAsia="en-GB"/>
              </w:rPr>
              <w:t>µ</w:t>
            </w:r>
            <w:r w:rsidRPr="00135ACE">
              <w:rPr>
                <w:rFonts w:eastAsia="Times New Roman" w:cstheme="minorHAnsi"/>
                <w:b/>
                <w:bCs/>
                <w:i/>
                <w:iCs/>
                <w:color w:val="000000" w:themeColor="dark1"/>
                <w:kern w:val="24"/>
                <w:position w:val="-5"/>
                <w:sz w:val="18"/>
                <w:szCs w:val="18"/>
                <w:vertAlign w:val="subscript"/>
                <w:lang w:eastAsia="en-GB"/>
              </w:rPr>
              <w:t>A</w:t>
            </w:r>
          </w:p>
        </w:tc>
        <w:tc>
          <w:tcPr>
            <w:tcW w:w="3261" w:type="dxa"/>
            <w:vAlign w:val="center"/>
            <w:hideMark/>
          </w:tcPr>
          <w:p w14:paraId="03E6AE9A" w14:textId="77777777" w:rsidR="000D399F" w:rsidRPr="00135ACE" w:rsidRDefault="000D399F" w:rsidP="00E46AF1">
            <w:pPr>
              <w:spacing w:line="276" w:lineRule="auto"/>
              <w:rPr>
                <w:rFonts w:eastAsia="Times New Roman" w:cstheme="minorHAnsi"/>
                <w:sz w:val="18"/>
                <w:szCs w:val="18"/>
                <w:lang w:eastAsia="en-GB"/>
              </w:rPr>
            </w:pPr>
            <w:r w:rsidRPr="00135ACE">
              <w:rPr>
                <w:rFonts w:eastAsia="Times New Roman" w:cstheme="minorHAnsi"/>
                <w:color w:val="000000" w:themeColor="dark1"/>
                <w:kern w:val="24"/>
                <w:sz w:val="18"/>
                <w:szCs w:val="18"/>
                <w:lang w:eastAsia="en-GB"/>
              </w:rPr>
              <w:t xml:space="preserve">Per Capita Birth/Death Rate in Animals </w:t>
            </w:r>
          </w:p>
        </w:tc>
        <w:tc>
          <w:tcPr>
            <w:tcW w:w="2126" w:type="dxa"/>
            <w:vAlign w:val="center"/>
          </w:tcPr>
          <w:p w14:paraId="43C4EB70" w14:textId="0BBC0A5F" w:rsidR="000D399F" w:rsidRPr="00135ACE" w:rsidRDefault="00F12F2C" w:rsidP="00E46AF1">
            <w:pPr>
              <w:spacing w:line="276" w:lineRule="auto"/>
              <w:jc w:val="center"/>
              <w:rPr>
                <w:rFonts w:eastAsia="Times New Roman" w:cstheme="minorHAnsi"/>
                <w:sz w:val="18"/>
                <w:szCs w:val="18"/>
                <w:lang w:eastAsia="en-GB"/>
              </w:rPr>
            </w:pPr>
            <w:r>
              <w:rPr>
                <w:rFonts w:eastAsia="Times New Roman" w:cstheme="minorHAnsi"/>
                <w:color w:val="000000" w:themeColor="dark1"/>
                <w:kern w:val="24"/>
                <w:sz w:val="18"/>
                <w:szCs w:val="18"/>
                <w:lang w:eastAsia="en-GB"/>
              </w:rPr>
              <w:t>240</w:t>
            </w:r>
            <w:r w:rsidR="000D399F" w:rsidRPr="00135ACE">
              <w:rPr>
                <w:rFonts w:eastAsia="Times New Roman" w:cstheme="minorHAnsi"/>
                <w:color w:val="000000" w:themeColor="dark1"/>
                <w:kern w:val="24"/>
                <w:sz w:val="18"/>
                <w:szCs w:val="18"/>
                <w:lang w:eastAsia="en-GB"/>
              </w:rPr>
              <w:t xml:space="preserve"> days</w:t>
            </w:r>
            <w:r w:rsidR="000D399F" w:rsidRPr="00135ACE">
              <w:rPr>
                <w:rFonts w:eastAsia="Times New Roman" w:cstheme="minorHAnsi"/>
                <w:color w:val="000000" w:themeColor="dark1"/>
                <w:kern w:val="24"/>
                <w:sz w:val="18"/>
                <w:szCs w:val="18"/>
                <w:vertAlign w:val="superscript"/>
                <w:lang w:eastAsia="en-GB"/>
              </w:rPr>
              <w:t>-1</w:t>
            </w:r>
          </w:p>
        </w:tc>
        <w:tc>
          <w:tcPr>
            <w:tcW w:w="1984" w:type="dxa"/>
            <w:vAlign w:val="center"/>
          </w:tcPr>
          <w:p w14:paraId="677B5E1E" w14:textId="236A5C64" w:rsidR="000D399F" w:rsidRPr="00135ACE" w:rsidRDefault="00F12F2C" w:rsidP="00E46AF1">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240</w:t>
            </w:r>
            <w:r w:rsidR="000D399F" w:rsidRPr="00135ACE">
              <w:rPr>
                <w:rFonts w:eastAsia="Times New Roman" w:cstheme="minorHAnsi"/>
                <w:color w:val="000000" w:themeColor="dark1"/>
                <w:kern w:val="24"/>
                <w:sz w:val="18"/>
                <w:szCs w:val="18"/>
                <w:lang w:eastAsia="en-GB"/>
              </w:rPr>
              <w:t xml:space="preserve"> days</w:t>
            </w:r>
            <w:r w:rsidR="000D399F" w:rsidRPr="00135ACE">
              <w:rPr>
                <w:rFonts w:eastAsia="Times New Roman" w:cstheme="minorHAnsi"/>
                <w:color w:val="000000" w:themeColor="dark1"/>
                <w:kern w:val="24"/>
                <w:sz w:val="18"/>
                <w:szCs w:val="18"/>
                <w:vertAlign w:val="superscript"/>
                <w:lang w:eastAsia="en-GB"/>
              </w:rPr>
              <w:t>-1</w:t>
            </w:r>
          </w:p>
        </w:tc>
        <w:tc>
          <w:tcPr>
            <w:tcW w:w="1134" w:type="dxa"/>
            <w:vAlign w:val="center"/>
          </w:tcPr>
          <w:p w14:paraId="02D69F2F" w14:textId="0D8BEE97" w:rsidR="000D399F" w:rsidRPr="00135ACE" w:rsidRDefault="000D399F" w:rsidP="008B57F1">
            <w:pPr>
              <w:spacing w:line="276" w:lineRule="auto"/>
              <w:rPr>
                <w:rFonts w:eastAsia="Times New Roman" w:cstheme="minorHAnsi"/>
                <w:color w:val="000000" w:themeColor="dark1"/>
                <w:kern w:val="24"/>
                <w:sz w:val="18"/>
                <w:szCs w:val="18"/>
                <w:lang w:eastAsia="en-GB"/>
              </w:rPr>
            </w:pPr>
            <w:r w:rsidRPr="00135ACE">
              <w:rPr>
                <w:rFonts w:eastAsia="Times New Roman" w:cstheme="minorHAnsi"/>
                <w:color w:val="000000" w:themeColor="dark1"/>
                <w:kern w:val="24"/>
                <w:sz w:val="18"/>
                <w:szCs w:val="18"/>
                <w:lang w:eastAsia="en-GB"/>
              </w:rPr>
              <w:t xml:space="preserve"> </w:t>
            </w:r>
            <w:r w:rsidRPr="00135ACE">
              <w:rPr>
                <w:rFonts w:eastAsia="Times New Roman" w:cstheme="minorHAnsi"/>
                <w:color w:val="000000" w:themeColor="dark1"/>
                <w:kern w:val="24"/>
                <w:sz w:val="18"/>
                <w:szCs w:val="18"/>
                <w:lang w:eastAsia="en-GB"/>
              </w:rPr>
              <w:fldChar w:fldCharType="begin"/>
            </w:r>
            <w:r w:rsidR="008B57F1" w:rsidRPr="00135ACE">
              <w:rPr>
                <w:rFonts w:eastAsia="Times New Roman" w:cstheme="minorHAnsi"/>
                <w:color w:val="000000" w:themeColor="dark1"/>
                <w:kern w:val="24"/>
                <w:sz w:val="18"/>
                <w:szCs w:val="18"/>
                <w:lang w:eastAsia="en-GB"/>
              </w:rPr>
              <w:instrText xml:space="preserve"> ADDIN EN.CITE &lt;EndNote&gt;&lt;Cite&gt;&lt;Author&gt;Sheridan&lt;/Author&gt;&lt;Year&gt;1991&lt;/Year&gt;&lt;RecNum&gt;129&lt;/RecNum&gt;&lt;DisplayText&gt;(17)&lt;/DisplayText&gt;&lt;record&gt;&lt;rec-number&gt;129&lt;/rec-number&gt;&lt;foreign-keys&gt;&lt;key app="EN" db-id="fsts22ax5rxrp6ea59ipwpp69ts0e0ft9etx" timestamp="1564744139"&gt;129&lt;/key&gt;&lt;/foreign-keys&gt;&lt;ref-type name="Book"&gt;6&lt;/ref-type&gt;&lt;contributors&gt;&lt;authors&gt;&lt;author&gt;Sheridan, JJ&lt;/author&gt;&lt;author&gt;Allen, P&lt;/author&gt;&lt;author&gt;Ziegler, JH&lt;/author&gt;&lt;author&gt;Marinkov, M&lt;/author&gt;&lt;author&gt;Suvakov, MD&lt;/author&gt;&lt;author&gt;Heinz, G&lt;/author&gt;&lt;/authors&gt;&lt;/contributors&gt;&lt;titles&gt;&lt;title&gt;Guidelines for slaughtering, meat cutting and further processing&lt;/title&gt;&lt;/titles&gt;&lt;dates&gt;&lt;year&gt;1991&lt;/year&gt;&lt;/dates&gt;&lt;publisher&gt;FAO&lt;/publisher&gt;&lt;isbn&gt;9251029210&lt;/isbn&gt;&lt;urls&gt;&lt;related-urls&gt;&lt;url&gt;http://www.fao.org/3/T0279E/T0279E00.htm&lt;/url&gt;&lt;/related-urls&gt;&lt;/urls&gt;&lt;/record&gt;&lt;/Cite&gt;&lt;/EndNote&gt;</w:instrText>
            </w:r>
            <w:r w:rsidRPr="00135ACE">
              <w:rPr>
                <w:rFonts w:eastAsia="Times New Roman" w:cstheme="minorHAnsi"/>
                <w:color w:val="000000" w:themeColor="dark1"/>
                <w:kern w:val="24"/>
                <w:sz w:val="18"/>
                <w:szCs w:val="18"/>
                <w:lang w:eastAsia="en-GB"/>
              </w:rPr>
              <w:fldChar w:fldCharType="separate"/>
            </w:r>
            <w:r w:rsidR="008B57F1" w:rsidRPr="00135ACE">
              <w:rPr>
                <w:rFonts w:eastAsia="Times New Roman" w:cstheme="minorHAnsi"/>
                <w:noProof/>
                <w:color w:val="000000" w:themeColor="dark1"/>
                <w:kern w:val="24"/>
                <w:sz w:val="18"/>
                <w:szCs w:val="18"/>
                <w:lang w:eastAsia="en-GB"/>
              </w:rPr>
              <w:t>(17)</w:t>
            </w:r>
            <w:r w:rsidRPr="00135ACE">
              <w:rPr>
                <w:rFonts w:eastAsia="Times New Roman" w:cstheme="minorHAnsi"/>
                <w:color w:val="000000" w:themeColor="dark1"/>
                <w:kern w:val="24"/>
                <w:sz w:val="18"/>
                <w:szCs w:val="18"/>
                <w:lang w:eastAsia="en-GB"/>
              </w:rPr>
              <w:fldChar w:fldCharType="end"/>
            </w:r>
          </w:p>
        </w:tc>
      </w:tr>
      <w:tr w:rsidR="000D399F" w:rsidRPr="00135ACE" w14:paraId="3CB57863" w14:textId="77777777" w:rsidTr="009443F9">
        <w:trPr>
          <w:trHeight w:val="63"/>
          <w:jc w:val="center"/>
        </w:trPr>
        <w:tc>
          <w:tcPr>
            <w:tcW w:w="1276" w:type="dxa"/>
            <w:vAlign w:val="center"/>
            <w:hideMark/>
          </w:tcPr>
          <w:p w14:paraId="30EBB2EE" w14:textId="77777777" w:rsidR="000D399F" w:rsidRPr="00135ACE" w:rsidRDefault="000D399F" w:rsidP="00E46AF1">
            <w:pPr>
              <w:spacing w:line="276" w:lineRule="auto"/>
              <w:jc w:val="center"/>
              <w:rPr>
                <w:rFonts w:eastAsia="Times New Roman" w:cstheme="minorHAnsi"/>
                <w:i/>
                <w:iCs/>
                <w:sz w:val="18"/>
                <w:szCs w:val="18"/>
                <w:lang w:eastAsia="en-GB"/>
              </w:rPr>
            </w:pPr>
            <w:r w:rsidRPr="00135ACE">
              <w:rPr>
                <w:rFonts w:eastAsia="Times New Roman" w:cstheme="minorHAnsi"/>
                <w:b/>
                <w:bCs/>
                <w:i/>
                <w:iCs/>
                <w:color w:val="000000" w:themeColor="dark1"/>
                <w:kern w:val="24"/>
                <w:sz w:val="18"/>
                <w:szCs w:val="18"/>
                <w:lang w:eastAsia="en-GB"/>
              </w:rPr>
              <w:t>µ</w:t>
            </w:r>
            <w:r w:rsidRPr="00135ACE">
              <w:rPr>
                <w:rFonts w:eastAsia="Times New Roman" w:cstheme="minorHAnsi"/>
                <w:b/>
                <w:bCs/>
                <w:i/>
                <w:iCs/>
                <w:color w:val="000000" w:themeColor="dark1"/>
                <w:kern w:val="24"/>
                <w:position w:val="-5"/>
                <w:sz w:val="18"/>
                <w:szCs w:val="18"/>
                <w:vertAlign w:val="subscript"/>
                <w:lang w:eastAsia="en-GB"/>
              </w:rPr>
              <w:t>H</w:t>
            </w:r>
          </w:p>
        </w:tc>
        <w:tc>
          <w:tcPr>
            <w:tcW w:w="3261" w:type="dxa"/>
            <w:vAlign w:val="center"/>
            <w:hideMark/>
          </w:tcPr>
          <w:p w14:paraId="5D3C1C2A" w14:textId="77777777" w:rsidR="000D399F" w:rsidRPr="00135ACE" w:rsidRDefault="000D399F" w:rsidP="00E46AF1">
            <w:pPr>
              <w:spacing w:line="276" w:lineRule="auto"/>
              <w:rPr>
                <w:rFonts w:eastAsia="Times New Roman" w:cstheme="minorHAnsi"/>
                <w:sz w:val="18"/>
                <w:szCs w:val="18"/>
                <w:lang w:eastAsia="en-GB"/>
              </w:rPr>
            </w:pPr>
            <w:r w:rsidRPr="00135ACE">
              <w:rPr>
                <w:rFonts w:eastAsia="Times New Roman" w:cstheme="minorHAnsi"/>
                <w:color w:val="000000" w:themeColor="dark1"/>
                <w:kern w:val="24"/>
                <w:sz w:val="18"/>
                <w:szCs w:val="18"/>
                <w:lang w:eastAsia="en-GB"/>
              </w:rPr>
              <w:t>Per Capita Birth/Death Rate in Humans</w:t>
            </w:r>
          </w:p>
        </w:tc>
        <w:tc>
          <w:tcPr>
            <w:tcW w:w="2126" w:type="dxa"/>
            <w:vAlign w:val="center"/>
          </w:tcPr>
          <w:p w14:paraId="661170F0" w14:textId="77777777" w:rsidR="000D399F" w:rsidRPr="00135ACE" w:rsidRDefault="000D399F" w:rsidP="00E46AF1">
            <w:pPr>
              <w:spacing w:line="276" w:lineRule="auto"/>
              <w:jc w:val="center"/>
              <w:rPr>
                <w:rFonts w:eastAsia="Times New Roman" w:cstheme="minorHAnsi"/>
                <w:sz w:val="18"/>
                <w:szCs w:val="18"/>
                <w:lang w:eastAsia="en-GB"/>
              </w:rPr>
            </w:pPr>
            <w:r w:rsidRPr="00135ACE">
              <w:rPr>
                <w:rFonts w:eastAsia="Times New Roman" w:cstheme="minorHAnsi"/>
                <w:color w:val="000000" w:themeColor="dark1"/>
                <w:kern w:val="24"/>
                <w:sz w:val="18"/>
                <w:szCs w:val="18"/>
                <w:lang w:eastAsia="en-GB"/>
              </w:rPr>
              <w:t>28835 days</w:t>
            </w:r>
            <w:r w:rsidRPr="00135ACE">
              <w:rPr>
                <w:rFonts w:eastAsia="Times New Roman" w:cstheme="minorHAnsi"/>
                <w:color w:val="000000" w:themeColor="dark1"/>
                <w:kern w:val="24"/>
                <w:position w:val="6"/>
                <w:sz w:val="18"/>
                <w:szCs w:val="18"/>
                <w:vertAlign w:val="superscript"/>
                <w:lang w:eastAsia="en-GB"/>
              </w:rPr>
              <w:t>-1</w:t>
            </w:r>
          </w:p>
        </w:tc>
        <w:tc>
          <w:tcPr>
            <w:tcW w:w="1984" w:type="dxa"/>
            <w:vAlign w:val="center"/>
          </w:tcPr>
          <w:p w14:paraId="592B7F43" w14:textId="005B39D8" w:rsidR="000D399F" w:rsidRPr="00135ACE" w:rsidRDefault="000D399F" w:rsidP="00E46AF1">
            <w:pPr>
              <w:spacing w:line="276" w:lineRule="auto"/>
              <w:jc w:val="center"/>
              <w:rPr>
                <w:rFonts w:eastAsia="Times New Roman" w:cstheme="minorHAnsi"/>
                <w:color w:val="000000" w:themeColor="dark1"/>
                <w:kern w:val="24"/>
                <w:sz w:val="18"/>
                <w:szCs w:val="18"/>
                <w:lang w:eastAsia="en-GB"/>
              </w:rPr>
            </w:pPr>
            <w:r w:rsidRPr="00135ACE">
              <w:rPr>
                <w:rFonts w:eastAsia="Times New Roman" w:cstheme="minorHAnsi"/>
                <w:color w:val="000000" w:themeColor="dark1"/>
                <w:kern w:val="24"/>
                <w:sz w:val="18"/>
                <w:szCs w:val="18"/>
                <w:lang w:eastAsia="en-GB"/>
              </w:rPr>
              <w:t>28835 days</w:t>
            </w:r>
            <w:r w:rsidRPr="00135ACE">
              <w:rPr>
                <w:rFonts w:eastAsia="Times New Roman" w:cstheme="minorHAnsi"/>
                <w:color w:val="000000" w:themeColor="dark1"/>
                <w:kern w:val="24"/>
                <w:position w:val="6"/>
                <w:sz w:val="18"/>
                <w:szCs w:val="18"/>
                <w:vertAlign w:val="superscript"/>
                <w:lang w:eastAsia="en-GB"/>
              </w:rPr>
              <w:t>-1</w:t>
            </w:r>
          </w:p>
        </w:tc>
        <w:tc>
          <w:tcPr>
            <w:tcW w:w="1134" w:type="dxa"/>
            <w:vAlign w:val="center"/>
          </w:tcPr>
          <w:p w14:paraId="74BE1EEE" w14:textId="0633E034" w:rsidR="000D399F" w:rsidRPr="00135ACE" w:rsidRDefault="000D399F" w:rsidP="008B57F1">
            <w:pPr>
              <w:spacing w:line="276" w:lineRule="auto"/>
              <w:rPr>
                <w:rFonts w:eastAsia="Times New Roman" w:cstheme="minorHAnsi"/>
                <w:color w:val="000000" w:themeColor="dark1"/>
                <w:kern w:val="24"/>
                <w:sz w:val="18"/>
                <w:szCs w:val="18"/>
                <w:lang w:eastAsia="en-GB"/>
              </w:rPr>
            </w:pPr>
            <w:r w:rsidRPr="00135ACE">
              <w:rPr>
                <w:rFonts w:eastAsia="Times New Roman" w:cstheme="minorHAnsi"/>
                <w:color w:val="000000" w:themeColor="dark1"/>
                <w:kern w:val="24"/>
                <w:sz w:val="18"/>
                <w:szCs w:val="18"/>
                <w:lang w:eastAsia="en-GB"/>
              </w:rPr>
              <w:t xml:space="preserve"> </w:t>
            </w:r>
            <w:r w:rsidRPr="00135ACE">
              <w:rPr>
                <w:rFonts w:eastAsia="Times New Roman" w:cstheme="minorHAnsi"/>
                <w:color w:val="000000" w:themeColor="dark1"/>
                <w:kern w:val="24"/>
                <w:sz w:val="18"/>
                <w:szCs w:val="18"/>
                <w:lang w:eastAsia="en-GB"/>
              </w:rPr>
              <w:fldChar w:fldCharType="begin"/>
            </w:r>
            <w:r w:rsidR="008B57F1" w:rsidRPr="00135ACE">
              <w:rPr>
                <w:rFonts w:eastAsia="Times New Roman" w:cstheme="minorHAnsi"/>
                <w:color w:val="000000" w:themeColor="dark1"/>
                <w:kern w:val="24"/>
                <w:sz w:val="18"/>
                <w:szCs w:val="18"/>
                <w:lang w:eastAsia="en-GB"/>
              </w:rPr>
              <w:instrText xml:space="preserve"> ADDIN EN.CITE &lt;EndNote&gt;&lt;Cite&gt;&lt;Author&gt;Roser&lt;/Author&gt;&lt;Year&gt;2013&lt;/Year&gt;&lt;RecNum&gt;127&lt;/RecNum&gt;&lt;DisplayText&gt;(18)&lt;/DisplayText&gt;&lt;record&gt;&lt;rec-number&gt;127&lt;/rec-number&gt;&lt;foreign-keys&gt;&lt;key app="EN" db-id="fsts22ax5rxrp6ea59ipwpp69ts0e0ft9etx" timestamp="1564743964"&gt;127&lt;/key&gt;&lt;/foreign-keys&gt;&lt;ref-type name="Web Page"&gt;12&lt;/ref-type&gt;&lt;contributors&gt;&lt;authors&gt;&lt;author&gt;Roser, Max&lt;/author&gt;&lt;/authors&gt;&lt;/contributors&gt;&lt;titles&gt;&lt;title&gt;Life expectancy&lt;/title&gt;&lt;secondary-title&gt;Our World in Data&lt;/secondary-title&gt;&lt;/titles&gt;&lt;periodical&gt;&lt;full-title&gt;Our World in Data&lt;/full-title&gt;&lt;/periodical&gt;&lt;dates&gt;&lt;year&gt;2013&lt;/year&gt;&lt;/dates&gt;&lt;urls&gt;&lt;related-urls&gt;&lt;url&gt;https://ourworldindata.org/life-expectancy&lt;/url&gt;&lt;/related-urls&gt;&lt;/urls&gt;&lt;/record&gt;&lt;/Cite&gt;&lt;/EndNote&gt;</w:instrText>
            </w:r>
            <w:r w:rsidRPr="00135ACE">
              <w:rPr>
                <w:rFonts w:eastAsia="Times New Roman" w:cstheme="minorHAnsi"/>
                <w:color w:val="000000" w:themeColor="dark1"/>
                <w:kern w:val="24"/>
                <w:sz w:val="18"/>
                <w:szCs w:val="18"/>
                <w:lang w:eastAsia="en-GB"/>
              </w:rPr>
              <w:fldChar w:fldCharType="separate"/>
            </w:r>
            <w:r w:rsidR="008B57F1" w:rsidRPr="00135ACE">
              <w:rPr>
                <w:rFonts w:eastAsia="Times New Roman" w:cstheme="minorHAnsi"/>
                <w:noProof/>
                <w:color w:val="000000" w:themeColor="dark1"/>
                <w:kern w:val="24"/>
                <w:sz w:val="18"/>
                <w:szCs w:val="18"/>
                <w:lang w:eastAsia="en-GB"/>
              </w:rPr>
              <w:t>(18)</w:t>
            </w:r>
            <w:r w:rsidRPr="00135ACE">
              <w:rPr>
                <w:rFonts w:eastAsia="Times New Roman" w:cstheme="minorHAnsi"/>
                <w:color w:val="000000" w:themeColor="dark1"/>
                <w:kern w:val="24"/>
                <w:sz w:val="18"/>
                <w:szCs w:val="18"/>
                <w:lang w:eastAsia="en-GB"/>
              </w:rPr>
              <w:fldChar w:fldCharType="end"/>
            </w:r>
          </w:p>
        </w:tc>
      </w:tr>
      <w:tr w:rsidR="000D399F" w:rsidRPr="00135ACE" w14:paraId="3294D1EF" w14:textId="77777777" w:rsidTr="009443F9">
        <w:trPr>
          <w:cnfStyle w:val="000000100000" w:firstRow="0" w:lastRow="0" w:firstColumn="0" w:lastColumn="0" w:oddVBand="0" w:evenVBand="0" w:oddHBand="1" w:evenHBand="0" w:firstRowFirstColumn="0" w:firstRowLastColumn="0" w:lastRowFirstColumn="0" w:lastRowLastColumn="0"/>
          <w:trHeight w:val="63"/>
          <w:jc w:val="center"/>
        </w:trPr>
        <w:tc>
          <w:tcPr>
            <w:tcW w:w="1276" w:type="dxa"/>
            <w:vAlign w:val="center"/>
          </w:tcPr>
          <w:p w14:paraId="1CB059CC" w14:textId="234510F3" w:rsidR="000D399F" w:rsidRPr="00135ACE" w:rsidRDefault="009443F9" w:rsidP="00E46AF1">
            <w:pPr>
              <w:spacing w:line="276" w:lineRule="auto"/>
              <w:jc w:val="center"/>
              <w:rPr>
                <w:rFonts w:eastAsia="Times New Roman" w:cstheme="minorHAnsi"/>
                <w:b/>
                <w:bCs/>
                <w:i/>
                <w:iCs/>
                <w:color w:val="000000" w:themeColor="dark1"/>
                <w:kern w:val="24"/>
                <w:sz w:val="18"/>
                <w:szCs w:val="18"/>
                <w:lang w:eastAsia="en-GB"/>
              </w:rPr>
            </w:pPr>
            <w:r w:rsidRPr="00135ACE">
              <w:rPr>
                <w:rFonts w:eastAsia="Times New Roman" w:cstheme="minorHAnsi"/>
                <w:b/>
                <w:bCs/>
                <w:i/>
                <w:iCs/>
                <w:color w:val="000000" w:themeColor="dark1"/>
                <w:kern w:val="24"/>
                <w:sz w:val="18"/>
                <w:szCs w:val="18"/>
                <w:lang w:eastAsia="en-GB"/>
              </w:rPr>
              <w:t>η</w:t>
            </w:r>
          </w:p>
        </w:tc>
        <w:tc>
          <w:tcPr>
            <w:tcW w:w="3261" w:type="dxa"/>
            <w:vAlign w:val="center"/>
          </w:tcPr>
          <w:p w14:paraId="3471AD05" w14:textId="49F0F7F4" w:rsidR="000D399F" w:rsidRPr="00135ACE" w:rsidRDefault="009F5F23" w:rsidP="009F5F23">
            <w:pPr>
              <w:spacing w:line="276" w:lineRule="auto"/>
              <w:rPr>
                <w:rFonts w:eastAsia="Times New Roman" w:cstheme="minorHAnsi"/>
                <w:color w:val="000000" w:themeColor="dark1"/>
                <w:kern w:val="24"/>
                <w:sz w:val="18"/>
                <w:szCs w:val="18"/>
                <w:lang w:eastAsia="en-GB"/>
              </w:rPr>
            </w:pPr>
            <w:r w:rsidRPr="00135ACE">
              <w:rPr>
                <w:rFonts w:cstheme="minorHAnsi"/>
                <w:bCs/>
                <w:sz w:val="18"/>
                <w:szCs w:val="18"/>
              </w:rPr>
              <w:t xml:space="preserve">Relative reduction in </w:t>
            </w:r>
            <w:r w:rsidRPr="00135ACE">
              <w:rPr>
                <w:rFonts w:cstheme="minorHAnsi"/>
                <w:bCs/>
                <w:iCs/>
                <w:sz w:val="18"/>
                <w:szCs w:val="18"/>
              </w:rPr>
              <w:t>foodborne bacteria</w:t>
            </w:r>
            <w:r w:rsidRPr="00135ACE">
              <w:rPr>
                <w:rFonts w:cstheme="minorHAnsi"/>
                <w:bCs/>
                <w:sz w:val="18"/>
                <w:szCs w:val="18"/>
              </w:rPr>
              <w:t xml:space="preserve"> prevalence from domestic livestock carriage to contamination on carcasses</w:t>
            </w:r>
          </w:p>
        </w:tc>
        <w:tc>
          <w:tcPr>
            <w:tcW w:w="2126" w:type="dxa"/>
            <w:vAlign w:val="center"/>
          </w:tcPr>
          <w:p w14:paraId="08075E5B" w14:textId="2F7336C8" w:rsidR="000D399F" w:rsidRPr="00135ACE" w:rsidRDefault="00F12F2C" w:rsidP="00E46AF1">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0.1102</w:t>
            </w:r>
          </w:p>
        </w:tc>
        <w:tc>
          <w:tcPr>
            <w:tcW w:w="1984" w:type="dxa"/>
            <w:vAlign w:val="center"/>
          </w:tcPr>
          <w:p w14:paraId="1DBB6BC1" w14:textId="72DA1A7A" w:rsidR="000D399F" w:rsidRPr="00135ACE" w:rsidRDefault="00F12F2C" w:rsidP="00E46AF1">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0.1102</w:t>
            </w:r>
          </w:p>
        </w:tc>
        <w:tc>
          <w:tcPr>
            <w:tcW w:w="1134" w:type="dxa"/>
            <w:vAlign w:val="center"/>
          </w:tcPr>
          <w:p w14:paraId="3A218269" w14:textId="097A8276" w:rsidR="000D399F" w:rsidRPr="00135ACE" w:rsidRDefault="00936561" w:rsidP="00936561">
            <w:pPr>
              <w:spacing w:line="276" w:lineRule="auto"/>
              <w:rPr>
                <w:rFonts w:eastAsia="Times New Roman" w:cstheme="minorHAnsi"/>
                <w:color w:val="000000" w:themeColor="dark1"/>
                <w:kern w:val="24"/>
                <w:sz w:val="18"/>
                <w:szCs w:val="18"/>
                <w:lang w:eastAsia="en-GB"/>
              </w:rPr>
            </w:pPr>
            <w:r w:rsidRPr="00135ACE">
              <w:rPr>
                <w:rFonts w:eastAsia="Times New Roman" w:cstheme="minorHAnsi"/>
                <w:color w:val="000000" w:themeColor="dark1"/>
                <w:kern w:val="24"/>
                <w:sz w:val="18"/>
                <w:szCs w:val="18"/>
                <w:lang w:eastAsia="en-GB"/>
              </w:rPr>
              <w:fldChar w:fldCharType="begin"/>
            </w:r>
            <w:r w:rsidRPr="00135ACE">
              <w:rPr>
                <w:rFonts w:eastAsia="Times New Roman" w:cstheme="minorHAnsi"/>
                <w:color w:val="000000" w:themeColor="dark1"/>
                <w:kern w:val="24"/>
                <w:sz w:val="18"/>
                <w:szCs w:val="18"/>
                <w:lang w:eastAsia="en-GB"/>
              </w:rPr>
              <w:instrText xml:space="preserve"> ADDIN EN.CITE &lt;EndNote&gt;&lt;Cite&gt;&lt;Author&gt;Martelli&lt;/Author&gt;&lt;Year&gt;2021&lt;/Year&gt;&lt;RecNum&gt;31&lt;/RecNum&gt;&lt;DisplayText&gt;(19)&lt;/DisplayText&gt;&lt;record&gt;&lt;rec-number&gt;31&lt;/rec-number&gt;&lt;foreign-keys&gt;&lt;key app="EN" db-id="pwppzspxqd09atewrstvx0p4dtarrt5pf0tt" timestamp="1645449333"&gt;31&lt;/key&gt;&lt;/foreign-keys&gt;&lt;ref-type name="Journal Article"&gt;17&lt;/ref-type&gt;&lt;contributors&gt;&lt;authors&gt;&lt;author&gt;Martelli, F&lt;/author&gt;&lt;author&gt;Oastler, C&lt;/author&gt;&lt;author&gt;Barker, A&lt;/author&gt;&lt;author&gt;Jackson, G&lt;/author&gt;&lt;author&gt;Smith, RP&lt;/author&gt;&lt;author&gt;Davies, R&lt;/author&gt;&lt;/authors&gt;&lt;/contributors&gt;&lt;titles&gt;&lt;title&gt;Abattoir-based study of Salmonella prevalence in pigs at slaughter in Great Britain&lt;/title&gt;&lt;secondary-title&gt;Epidemiology &amp;amp; Infection&lt;/secondary-title&gt;&lt;/titles&gt;&lt;periodical&gt;&lt;full-title&gt;Epidemiology &amp;amp; Infection&lt;/full-title&gt;&lt;/periodical&gt;&lt;volume&gt;149&lt;/volume&gt;&lt;dates&gt;&lt;year&gt;2021&lt;/year&gt;&lt;/dates&gt;&lt;isbn&gt;0950-2688&lt;/isbn&gt;&lt;urls&gt;&lt;/urls&gt;&lt;/record&gt;&lt;/Cite&gt;&lt;/EndNote&gt;</w:instrText>
            </w:r>
            <w:r w:rsidRPr="00135ACE">
              <w:rPr>
                <w:rFonts w:eastAsia="Times New Roman" w:cstheme="minorHAnsi"/>
                <w:color w:val="000000" w:themeColor="dark1"/>
                <w:kern w:val="24"/>
                <w:sz w:val="18"/>
                <w:szCs w:val="18"/>
                <w:lang w:eastAsia="en-GB"/>
              </w:rPr>
              <w:fldChar w:fldCharType="separate"/>
            </w:r>
            <w:r w:rsidRPr="00135ACE">
              <w:rPr>
                <w:rFonts w:eastAsia="Times New Roman" w:cstheme="minorHAnsi"/>
                <w:noProof/>
                <w:color w:val="000000" w:themeColor="dark1"/>
                <w:kern w:val="24"/>
                <w:sz w:val="18"/>
                <w:szCs w:val="18"/>
                <w:lang w:eastAsia="en-GB"/>
              </w:rPr>
              <w:t>(19)</w:t>
            </w:r>
            <w:r w:rsidRPr="00135ACE">
              <w:rPr>
                <w:rFonts w:eastAsia="Times New Roman" w:cstheme="minorHAnsi"/>
                <w:color w:val="000000" w:themeColor="dark1"/>
                <w:kern w:val="24"/>
                <w:sz w:val="18"/>
                <w:szCs w:val="18"/>
                <w:lang w:eastAsia="en-GB"/>
              </w:rPr>
              <w:fldChar w:fldCharType="end"/>
            </w:r>
          </w:p>
        </w:tc>
      </w:tr>
      <w:tr w:rsidR="000D399F" w:rsidRPr="00135ACE" w14:paraId="01259907" w14:textId="77777777" w:rsidTr="009443F9">
        <w:trPr>
          <w:trHeight w:val="63"/>
          <w:jc w:val="center"/>
        </w:trPr>
        <w:tc>
          <w:tcPr>
            <w:tcW w:w="1276" w:type="dxa"/>
            <w:vAlign w:val="center"/>
          </w:tcPr>
          <w:p w14:paraId="635F9BDE" w14:textId="421082F1" w:rsidR="000D399F" w:rsidRPr="00135ACE" w:rsidRDefault="009443F9" w:rsidP="00E46AF1">
            <w:pPr>
              <w:spacing w:line="276" w:lineRule="auto"/>
              <w:jc w:val="center"/>
              <w:rPr>
                <w:rFonts w:eastAsia="Times New Roman" w:cstheme="minorHAnsi"/>
                <w:b/>
                <w:bCs/>
                <w:i/>
                <w:iCs/>
                <w:color w:val="000000" w:themeColor="dark1"/>
                <w:kern w:val="24"/>
                <w:sz w:val="18"/>
                <w:szCs w:val="18"/>
                <w:lang w:eastAsia="en-GB"/>
              </w:rPr>
            </w:pPr>
            <w:r w:rsidRPr="00135ACE">
              <w:rPr>
                <w:rFonts w:eastAsia="Times New Roman" w:cstheme="minorHAnsi"/>
                <w:b/>
                <w:bCs/>
                <w:i/>
                <w:iCs/>
                <w:color w:val="000000" w:themeColor="dark1"/>
                <w:kern w:val="24"/>
                <w:sz w:val="18"/>
                <w:szCs w:val="18"/>
                <w:lang w:eastAsia="en-GB"/>
              </w:rPr>
              <w:t>ψ</w:t>
            </w:r>
          </w:p>
        </w:tc>
        <w:tc>
          <w:tcPr>
            <w:tcW w:w="3261" w:type="dxa"/>
            <w:vAlign w:val="center"/>
          </w:tcPr>
          <w:p w14:paraId="65EB9114" w14:textId="0E5DA182" w:rsidR="000D399F" w:rsidRPr="00135ACE" w:rsidRDefault="009F5F23" w:rsidP="00E46AF1">
            <w:pPr>
              <w:spacing w:line="276" w:lineRule="auto"/>
              <w:rPr>
                <w:rFonts w:eastAsia="Times New Roman" w:cstheme="minorHAnsi"/>
                <w:color w:val="000000" w:themeColor="dark1"/>
                <w:kern w:val="24"/>
                <w:sz w:val="18"/>
                <w:szCs w:val="18"/>
                <w:lang w:eastAsia="en-GB"/>
              </w:rPr>
            </w:pPr>
            <w:r w:rsidRPr="00135ACE">
              <w:rPr>
                <w:rFonts w:cstheme="minorHAnsi"/>
                <w:bCs/>
                <w:sz w:val="18"/>
                <w:szCs w:val="18"/>
              </w:rPr>
              <w:t>Proportion of UK food supply from domestic sources</w:t>
            </w:r>
          </w:p>
        </w:tc>
        <w:tc>
          <w:tcPr>
            <w:tcW w:w="2126" w:type="dxa"/>
            <w:vAlign w:val="center"/>
          </w:tcPr>
          <w:p w14:paraId="192988A8" w14:textId="7380A0B2" w:rsidR="000D399F" w:rsidRPr="00135ACE" w:rsidRDefault="00F12F2C" w:rsidP="00E46AF1">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0.656 and 0.4455</w:t>
            </w:r>
          </w:p>
        </w:tc>
        <w:tc>
          <w:tcPr>
            <w:tcW w:w="1984" w:type="dxa"/>
            <w:vAlign w:val="center"/>
          </w:tcPr>
          <w:p w14:paraId="696C4715" w14:textId="02D6241C" w:rsidR="000D399F" w:rsidRPr="00135ACE" w:rsidRDefault="00F12F2C" w:rsidP="00E46AF1">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0.656 and 0.4455</w:t>
            </w:r>
          </w:p>
        </w:tc>
        <w:tc>
          <w:tcPr>
            <w:tcW w:w="1134" w:type="dxa"/>
            <w:vAlign w:val="center"/>
          </w:tcPr>
          <w:p w14:paraId="79EFD75A" w14:textId="2D4E7FE1" w:rsidR="000D399F" w:rsidRPr="00135ACE" w:rsidRDefault="00936561" w:rsidP="00936561">
            <w:pPr>
              <w:spacing w:line="276" w:lineRule="auto"/>
              <w:rPr>
                <w:rFonts w:eastAsia="Times New Roman" w:cstheme="minorHAnsi"/>
                <w:color w:val="000000" w:themeColor="dark1"/>
                <w:kern w:val="24"/>
                <w:sz w:val="18"/>
                <w:szCs w:val="18"/>
                <w:lang w:eastAsia="en-GB"/>
              </w:rPr>
            </w:pPr>
            <w:r w:rsidRPr="00135ACE">
              <w:rPr>
                <w:rFonts w:eastAsia="Times New Roman" w:cstheme="minorHAnsi"/>
                <w:color w:val="000000" w:themeColor="dark1"/>
                <w:kern w:val="24"/>
                <w:sz w:val="18"/>
                <w:szCs w:val="18"/>
                <w:lang w:eastAsia="en-GB"/>
              </w:rPr>
              <w:fldChar w:fldCharType="begin"/>
            </w:r>
            <w:r w:rsidRPr="00135ACE">
              <w:rPr>
                <w:rFonts w:eastAsia="Times New Roman" w:cstheme="minorHAnsi"/>
                <w:color w:val="000000" w:themeColor="dark1"/>
                <w:kern w:val="24"/>
                <w:sz w:val="18"/>
                <w:szCs w:val="18"/>
                <w:lang w:eastAsia="en-GB"/>
              </w:rPr>
              <w:instrText xml:space="preserve"> ADDIN EN.CITE &lt;EndNote&gt;&lt;Cite&gt;&lt;Author&gt;Department for Environment&lt;/Author&gt;&lt;Year&gt;2020&lt;/Year&gt;&lt;RecNum&gt;70&lt;/RecNum&gt;&lt;DisplayText&gt;(9)&lt;/DisplayText&gt;&lt;record&gt;&lt;rec-number&gt;70&lt;/rec-number&gt;&lt;foreign-keys&gt;&lt;key app="EN" db-id="pwppzspxqd09atewrstvx0p4dtarrt5pf0tt" timestamp="1645463943"&gt;70&lt;/key&gt;&lt;/foreign-keys&gt;&lt;ref-type name="Report"&gt;27&lt;/ref-type&gt;&lt;contributors&gt;&lt;authors&gt;&lt;author&gt;Department for Environment, Food and Rural Affairs&lt;/author&gt;&lt;/authors&gt;&lt;/contributors&gt;&lt;titles&gt;&lt;title&gt;Agriculture in the United Kingdom 2019&lt;/title&gt;&lt;/titles&gt;&lt;dates&gt;&lt;year&gt;2020&lt;/year&gt;&lt;pub-dates&gt;&lt;date&gt;25/06/20&lt;/date&gt;&lt;/pub-dates&gt;&lt;/dates&gt;&lt;publisher&gt;Department for Environment, Food and Rural Affairs&lt;/publisher&gt;&lt;urls&gt;&lt;related-urls&gt;&lt;url&gt;https://www.gov.uk/government/statistics/agriculture-in-the-united-kingdom-2019&lt;/url&gt;&lt;/related-urls&gt;&lt;/urls&gt;&lt;/record&gt;&lt;/Cite&gt;&lt;/EndNote&gt;</w:instrText>
            </w:r>
            <w:r w:rsidRPr="00135ACE">
              <w:rPr>
                <w:rFonts w:eastAsia="Times New Roman" w:cstheme="minorHAnsi"/>
                <w:color w:val="000000" w:themeColor="dark1"/>
                <w:kern w:val="24"/>
                <w:sz w:val="18"/>
                <w:szCs w:val="18"/>
                <w:lang w:eastAsia="en-GB"/>
              </w:rPr>
              <w:fldChar w:fldCharType="separate"/>
            </w:r>
            <w:r w:rsidRPr="00135ACE">
              <w:rPr>
                <w:rFonts w:eastAsia="Times New Roman" w:cstheme="minorHAnsi"/>
                <w:noProof/>
                <w:color w:val="000000" w:themeColor="dark1"/>
                <w:kern w:val="24"/>
                <w:sz w:val="18"/>
                <w:szCs w:val="18"/>
                <w:lang w:eastAsia="en-GB"/>
              </w:rPr>
              <w:t>(9)</w:t>
            </w:r>
            <w:r w:rsidRPr="00135ACE">
              <w:rPr>
                <w:rFonts w:eastAsia="Times New Roman" w:cstheme="minorHAnsi"/>
                <w:color w:val="000000" w:themeColor="dark1"/>
                <w:kern w:val="24"/>
                <w:sz w:val="18"/>
                <w:szCs w:val="18"/>
                <w:lang w:eastAsia="en-GB"/>
              </w:rPr>
              <w:fldChar w:fldCharType="end"/>
            </w:r>
          </w:p>
        </w:tc>
      </w:tr>
      <w:tr w:rsidR="000D399F" w:rsidRPr="00135ACE" w14:paraId="1D3E2FBE" w14:textId="77777777" w:rsidTr="009443F9">
        <w:trPr>
          <w:cnfStyle w:val="000000100000" w:firstRow="0" w:lastRow="0" w:firstColumn="0" w:lastColumn="0" w:oddVBand="0" w:evenVBand="0" w:oddHBand="1" w:evenHBand="0" w:firstRowFirstColumn="0" w:firstRowLastColumn="0" w:lastRowFirstColumn="0" w:lastRowLastColumn="0"/>
          <w:trHeight w:val="63"/>
          <w:jc w:val="center"/>
        </w:trPr>
        <w:tc>
          <w:tcPr>
            <w:tcW w:w="1276" w:type="dxa"/>
            <w:vAlign w:val="center"/>
          </w:tcPr>
          <w:p w14:paraId="3ED0D1E8" w14:textId="71B6F4FE" w:rsidR="000D399F" w:rsidRPr="00135ACE" w:rsidRDefault="009443F9" w:rsidP="00E46AF1">
            <w:pPr>
              <w:spacing w:line="276" w:lineRule="auto"/>
              <w:jc w:val="center"/>
              <w:rPr>
                <w:rFonts w:eastAsia="Times New Roman" w:cstheme="minorHAnsi"/>
                <w:b/>
                <w:bCs/>
                <w:i/>
                <w:iCs/>
                <w:color w:val="000000" w:themeColor="dark1"/>
                <w:kern w:val="24"/>
                <w:sz w:val="18"/>
                <w:szCs w:val="18"/>
                <w:lang w:eastAsia="en-GB"/>
              </w:rPr>
            </w:pPr>
            <w:proofErr w:type="spellStart"/>
            <w:r w:rsidRPr="00135ACE">
              <w:rPr>
                <w:rFonts w:eastAsia="Times New Roman" w:cstheme="minorHAnsi"/>
                <w:b/>
                <w:bCs/>
                <w:i/>
                <w:iCs/>
                <w:color w:val="000000" w:themeColor="dark1"/>
                <w:kern w:val="24"/>
                <w:sz w:val="18"/>
                <w:szCs w:val="18"/>
                <w:lang w:eastAsia="en-GB"/>
              </w:rPr>
              <w:t>Frac</w:t>
            </w:r>
            <w:r w:rsidRPr="00135ACE">
              <w:rPr>
                <w:rFonts w:eastAsia="Times New Roman" w:cstheme="minorHAnsi"/>
                <w:b/>
                <w:bCs/>
                <w:i/>
                <w:iCs/>
                <w:color w:val="000000" w:themeColor="dark1"/>
                <w:kern w:val="24"/>
                <w:sz w:val="18"/>
                <w:szCs w:val="18"/>
                <w:vertAlign w:val="subscript"/>
                <w:lang w:eastAsia="en-GB"/>
              </w:rPr>
              <w:t>ImpnEU</w:t>
            </w:r>
            <w:proofErr w:type="spellEnd"/>
          </w:p>
        </w:tc>
        <w:tc>
          <w:tcPr>
            <w:tcW w:w="3261" w:type="dxa"/>
            <w:vAlign w:val="center"/>
          </w:tcPr>
          <w:p w14:paraId="6C118AAB" w14:textId="7F22FF05" w:rsidR="000D399F" w:rsidRPr="00135ACE" w:rsidRDefault="009F5F23" w:rsidP="00E46AF1">
            <w:pPr>
              <w:spacing w:line="276" w:lineRule="auto"/>
              <w:rPr>
                <w:rFonts w:eastAsia="Times New Roman" w:cstheme="minorHAnsi"/>
                <w:color w:val="000000" w:themeColor="dark1"/>
                <w:kern w:val="24"/>
                <w:sz w:val="18"/>
                <w:szCs w:val="18"/>
                <w:lang w:eastAsia="en-GB"/>
              </w:rPr>
            </w:pPr>
            <w:r w:rsidRPr="00135ACE">
              <w:rPr>
                <w:rFonts w:cstheme="minorHAnsi"/>
                <w:sz w:val="18"/>
                <w:szCs w:val="18"/>
              </w:rPr>
              <w:t xml:space="preserve">Proportion of contaminated food imports with </w:t>
            </w:r>
            <w:r w:rsidRPr="00135ACE">
              <w:rPr>
                <w:rFonts w:cstheme="minorHAnsi"/>
                <w:i/>
                <w:iCs/>
                <w:sz w:val="18"/>
                <w:szCs w:val="18"/>
              </w:rPr>
              <w:t>Salmonella</w:t>
            </w:r>
            <w:r w:rsidRPr="00135ACE">
              <w:rPr>
                <w:rFonts w:cstheme="minorHAnsi"/>
                <w:sz w:val="18"/>
                <w:szCs w:val="18"/>
              </w:rPr>
              <w:t xml:space="preserve"> spp.</w:t>
            </w:r>
          </w:p>
        </w:tc>
        <w:tc>
          <w:tcPr>
            <w:tcW w:w="2126" w:type="dxa"/>
            <w:vAlign w:val="center"/>
          </w:tcPr>
          <w:p w14:paraId="7801B6B5" w14:textId="250F4E2B" w:rsidR="000D399F" w:rsidRPr="00135ACE" w:rsidRDefault="000D399F" w:rsidP="00E46AF1">
            <w:pPr>
              <w:spacing w:line="276" w:lineRule="auto"/>
              <w:jc w:val="center"/>
              <w:rPr>
                <w:rFonts w:eastAsia="Times New Roman" w:cstheme="minorHAnsi"/>
                <w:color w:val="000000" w:themeColor="dark1"/>
                <w:kern w:val="24"/>
                <w:sz w:val="18"/>
                <w:szCs w:val="18"/>
                <w:lang w:eastAsia="en-GB"/>
              </w:rPr>
            </w:pPr>
            <w:r w:rsidRPr="00135ACE">
              <w:rPr>
                <w:rFonts w:eastAsia="Times New Roman" w:cstheme="minorHAnsi"/>
                <w:color w:val="000000" w:themeColor="dark1"/>
                <w:kern w:val="24"/>
                <w:sz w:val="18"/>
                <w:szCs w:val="18"/>
                <w:lang w:eastAsia="en-GB"/>
              </w:rPr>
              <w:t>-</w:t>
            </w:r>
          </w:p>
        </w:tc>
        <w:tc>
          <w:tcPr>
            <w:tcW w:w="1984" w:type="dxa"/>
            <w:vAlign w:val="center"/>
          </w:tcPr>
          <w:p w14:paraId="3903719D" w14:textId="5AB6B474" w:rsidR="00345C57" w:rsidRPr="00135ACE" w:rsidRDefault="00413141" w:rsidP="00345C57">
            <w:pPr>
              <w:spacing w:line="276" w:lineRule="auto"/>
              <w:jc w:val="center"/>
              <w:rPr>
                <w:rFonts w:eastAsia="Times New Roman" w:cstheme="minorHAnsi"/>
                <w:b/>
                <w:bCs/>
                <w:color w:val="000000" w:themeColor="dark1"/>
                <w:kern w:val="24"/>
                <w:sz w:val="18"/>
                <w:szCs w:val="18"/>
                <w:lang w:eastAsia="en-GB"/>
              </w:rPr>
            </w:pPr>
            <w:r w:rsidRPr="00413141">
              <w:rPr>
                <w:rFonts w:eastAsia="Times New Roman" w:cstheme="minorHAnsi"/>
                <w:b/>
                <w:bCs/>
                <w:color w:val="000000" w:themeColor="dark1"/>
                <w:kern w:val="24"/>
                <w:sz w:val="18"/>
                <w:szCs w:val="18"/>
                <w:lang w:eastAsia="en-GB"/>
              </w:rPr>
              <w:t xml:space="preserve">0.1455506236 </w:t>
            </w:r>
            <w:r w:rsidR="00345C57" w:rsidRPr="00135ACE">
              <w:rPr>
                <w:rFonts w:eastAsia="Times New Roman" w:cstheme="minorHAnsi"/>
                <w:b/>
                <w:bCs/>
                <w:color w:val="000000" w:themeColor="dark1"/>
                <w:kern w:val="24"/>
                <w:sz w:val="18"/>
                <w:szCs w:val="18"/>
                <w:lang w:eastAsia="en-GB"/>
              </w:rPr>
              <w:t>[0.0</w:t>
            </w:r>
            <w:r w:rsidR="00BA3DAD">
              <w:rPr>
                <w:rFonts w:eastAsia="Times New Roman" w:cstheme="minorHAnsi"/>
                <w:b/>
                <w:bCs/>
                <w:color w:val="000000" w:themeColor="dark1"/>
                <w:kern w:val="24"/>
                <w:sz w:val="18"/>
                <w:szCs w:val="18"/>
                <w:lang w:eastAsia="en-GB"/>
              </w:rPr>
              <w:t>02</w:t>
            </w:r>
            <w:r w:rsidR="00BA3DAD" w:rsidRPr="00BA3DAD">
              <w:rPr>
                <w:rFonts w:eastAsia="Times New Roman" w:cstheme="minorHAnsi"/>
                <w:b/>
                <w:bCs/>
                <w:color w:val="000000" w:themeColor="dark1"/>
                <w:kern w:val="24"/>
                <w:sz w:val="18"/>
                <w:szCs w:val="18"/>
                <w:lang w:eastAsia="en-GB"/>
              </w:rPr>
              <w:t>163</w:t>
            </w:r>
            <w:r w:rsidR="00345C57" w:rsidRPr="00135ACE">
              <w:rPr>
                <w:rFonts w:eastAsia="Times New Roman" w:cstheme="minorHAnsi"/>
                <w:b/>
                <w:bCs/>
                <w:color w:val="000000" w:themeColor="dark1"/>
                <w:kern w:val="24"/>
                <w:sz w:val="18"/>
                <w:szCs w:val="18"/>
                <w:lang w:eastAsia="en-GB"/>
              </w:rPr>
              <w:t>,</w:t>
            </w:r>
          </w:p>
          <w:p w14:paraId="74CB2FDE" w14:textId="2FE03003" w:rsidR="000D399F" w:rsidRPr="00135ACE" w:rsidRDefault="00BA3DAD" w:rsidP="00345C57">
            <w:pPr>
              <w:spacing w:line="276" w:lineRule="auto"/>
              <w:jc w:val="center"/>
              <w:rPr>
                <w:rFonts w:eastAsia="Times New Roman" w:cstheme="minorHAnsi"/>
                <w:color w:val="000000" w:themeColor="dark1"/>
                <w:kern w:val="24"/>
                <w:sz w:val="18"/>
                <w:szCs w:val="18"/>
                <w:lang w:eastAsia="en-GB"/>
              </w:rPr>
            </w:pPr>
            <w:r>
              <w:rPr>
                <w:rFonts w:eastAsia="Times New Roman" w:cstheme="minorHAnsi"/>
                <w:b/>
                <w:bCs/>
                <w:color w:val="000000" w:themeColor="dark1"/>
                <w:kern w:val="24"/>
                <w:sz w:val="18"/>
                <w:szCs w:val="18"/>
                <w:lang w:eastAsia="en-GB"/>
              </w:rPr>
              <w:t>0.280768</w:t>
            </w:r>
            <w:r w:rsidR="00345C57" w:rsidRPr="00135ACE">
              <w:rPr>
                <w:rFonts w:eastAsia="Times New Roman" w:cstheme="minorHAnsi"/>
                <w:b/>
                <w:bCs/>
                <w:color w:val="000000" w:themeColor="dark1"/>
                <w:kern w:val="24"/>
                <w:sz w:val="18"/>
                <w:szCs w:val="18"/>
                <w:lang w:eastAsia="en-GB"/>
              </w:rPr>
              <w:t>]</w:t>
            </w:r>
            <w:r w:rsidR="00345C57" w:rsidRPr="00135ACE">
              <w:rPr>
                <w:rFonts w:eastAsia="Times New Roman" w:cstheme="minorHAnsi"/>
                <w:b/>
                <w:bCs/>
                <w:sz w:val="18"/>
                <w:szCs w:val="18"/>
                <w:vertAlign w:val="superscript"/>
                <w:lang w:eastAsia="en-GB"/>
              </w:rPr>
              <w:t xml:space="preserve"> 1</w:t>
            </w:r>
          </w:p>
        </w:tc>
        <w:tc>
          <w:tcPr>
            <w:tcW w:w="1134" w:type="dxa"/>
            <w:vAlign w:val="center"/>
          </w:tcPr>
          <w:p w14:paraId="31F84A11" w14:textId="0C31BDA4" w:rsidR="000D399F" w:rsidRPr="00135ACE" w:rsidRDefault="00936561" w:rsidP="00E46AF1">
            <w:pPr>
              <w:spacing w:line="276" w:lineRule="auto"/>
              <w:rPr>
                <w:rFonts w:eastAsia="Times New Roman" w:cstheme="minorHAnsi"/>
                <w:color w:val="000000" w:themeColor="dark1"/>
                <w:kern w:val="24"/>
                <w:sz w:val="18"/>
                <w:szCs w:val="18"/>
                <w:lang w:eastAsia="en-GB"/>
              </w:rPr>
            </w:pPr>
            <w:r w:rsidRPr="00135ACE">
              <w:rPr>
                <w:rFonts w:eastAsia="Times New Roman" w:cstheme="minorHAnsi"/>
                <w:color w:val="000000" w:themeColor="dark1"/>
                <w:kern w:val="24"/>
                <w:sz w:val="18"/>
                <w:szCs w:val="18"/>
                <w:lang w:eastAsia="en-GB"/>
              </w:rPr>
              <w:t>N/A</w:t>
            </w:r>
          </w:p>
        </w:tc>
      </w:tr>
      <w:tr w:rsidR="009443F9" w:rsidRPr="00135ACE" w14:paraId="7696EA8A" w14:textId="77777777" w:rsidTr="00135ACE">
        <w:trPr>
          <w:trHeight w:val="77"/>
          <w:jc w:val="center"/>
        </w:trPr>
        <w:tc>
          <w:tcPr>
            <w:tcW w:w="1276" w:type="dxa"/>
            <w:vAlign w:val="center"/>
          </w:tcPr>
          <w:p w14:paraId="65C98776" w14:textId="6917C731" w:rsidR="009443F9" w:rsidRPr="00135ACE" w:rsidRDefault="009443F9" w:rsidP="00E46AF1">
            <w:pPr>
              <w:spacing w:line="276" w:lineRule="auto"/>
              <w:jc w:val="center"/>
              <w:rPr>
                <w:rFonts w:eastAsia="Times New Roman" w:cstheme="minorHAnsi"/>
                <w:b/>
                <w:bCs/>
                <w:i/>
                <w:iCs/>
                <w:color w:val="000000" w:themeColor="dark1"/>
                <w:kern w:val="24"/>
                <w:sz w:val="18"/>
                <w:szCs w:val="18"/>
                <w:lang w:eastAsia="en-GB"/>
              </w:rPr>
            </w:pPr>
            <w:proofErr w:type="spellStart"/>
            <w:r w:rsidRPr="00135ACE">
              <w:rPr>
                <w:rFonts w:eastAsia="Times New Roman" w:cstheme="minorHAnsi"/>
                <w:b/>
                <w:bCs/>
                <w:i/>
                <w:iCs/>
                <w:color w:val="000000" w:themeColor="dark1"/>
                <w:kern w:val="24"/>
                <w:sz w:val="18"/>
                <w:szCs w:val="18"/>
                <w:lang w:eastAsia="en-GB"/>
              </w:rPr>
              <w:t>PropRes</w:t>
            </w:r>
            <w:r w:rsidRPr="00135ACE">
              <w:rPr>
                <w:rFonts w:eastAsia="Times New Roman" w:cstheme="minorHAnsi"/>
                <w:b/>
                <w:bCs/>
                <w:i/>
                <w:iCs/>
                <w:color w:val="000000" w:themeColor="dark1"/>
                <w:kern w:val="24"/>
                <w:sz w:val="18"/>
                <w:szCs w:val="18"/>
                <w:vertAlign w:val="subscript"/>
                <w:lang w:eastAsia="en-GB"/>
              </w:rPr>
              <w:t>ImpnEU</w:t>
            </w:r>
            <w:proofErr w:type="spellEnd"/>
          </w:p>
        </w:tc>
        <w:tc>
          <w:tcPr>
            <w:tcW w:w="3261" w:type="dxa"/>
            <w:vAlign w:val="center"/>
          </w:tcPr>
          <w:p w14:paraId="7F5EA0F7" w14:textId="0FD095CA" w:rsidR="009443F9" w:rsidRPr="00135ACE" w:rsidRDefault="00135ACE" w:rsidP="00E46AF1">
            <w:pPr>
              <w:spacing w:line="276" w:lineRule="auto"/>
              <w:rPr>
                <w:rFonts w:eastAsia="Times New Roman" w:cstheme="minorHAnsi"/>
                <w:color w:val="000000" w:themeColor="dark1"/>
                <w:kern w:val="24"/>
                <w:sz w:val="18"/>
                <w:szCs w:val="18"/>
                <w:lang w:eastAsia="en-GB"/>
              </w:rPr>
            </w:pPr>
            <w:r w:rsidRPr="00135ACE">
              <w:rPr>
                <w:rFonts w:cstheme="minorHAnsi"/>
                <w:sz w:val="18"/>
                <w:szCs w:val="18"/>
              </w:rPr>
              <w:t>Proportion of food imports contaminated with antibiotic-sensitive bacteria</w:t>
            </w:r>
          </w:p>
        </w:tc>
        <w:tc>
          <w:tcPr>
            <w:tcW w:w="2126" w:type="dxa"/>
            <w:vAlign w:val="center"/>
          </w:tcPr>
          <w:p w14:paraId="6C522188" w14:textId="63E0222A" w:rsidR="009443F9" w:rsidRPr="00135ACE" w:rsidRDefault="00F12F2C" w:rsidP="00E46AF1">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w:t>
            </w:r>
          </w:p>
        </w:tc>
        <w:tc>
          <w:tcPr>
            <w:tcW w:w="1984" w:type="dxa"/>
            <w:vAlign w:val="center"/>
          </w:tcPr>
          <w:p w14:paraId="779A6BFA" w14:textId="77777777" w:rsidR="00413141" w:rsidRDefault="00413141" w:rsidP="00345C57">
            <w:pPr>
              <w:spacing w:line="276" w:lineRule="auto"/>
              <w:jc w:val="center"/>
              <w:rPr>
                <w:rFonts w:eastAsia="Times New Roman" w:cstheme="minorHAnsi"/>
                <w:b/>
                <w:bCs/>
                <w:color w:val="000000" w:themeColor="dark1"/>
                <w:kern w:val="24"/>
                <w:sz w:val="18"/>
                <w:szCs w:val="18"/>
                <w:lang w:eastAsia="en-GB"/>
              </w:rPr>
            </w:pPr>
            <w:r w:rsidRPr="00413141">
              <w:rPr>
                <w:rFonts w:eastAsia="Times New Roman" w:cstheme="minorHAnsi"/>
                <w:b/>
                <w:bCs/>
                <w:color w:val="000000" w:themeColor="dark1"/>
                <w:kern w:val="24"/>
                <w:sz w:val="18"/>
                <w:szCs w:val="18"/>
                <w:lang w:eastAsia="en-GB"/>
              </w:rPr>
              <w:t>0.4646441629</w:t>
            </w:r>
          </w:p>
          <w:p w14:paraId="79840A87" w14:textId="30370ECE" w:rsidR="00345C57" w:rsidRPr="00135ACE" w:rsidRDefault="00345C57" w:rsidP="00345C57">
            <w:pPr>
              <w:spacing w:line="276" w:lineRule="auto"/>
              <w:jc w:val="center"/>
              <w:rPr>
                <w:rFonts w:eastAsia="Times New Roman" w:cstheme="minorHAnsi"/>
                <w:b/>
                <w:bCs/>
                <w:color w:val="000000" w:themeColor="dark1"/>
                <w:kern w:val="24"/>
                <w:sz w:val="18"/>
                <w:szCs w:val="18"/>
                <w:lang w:eastAsia="en-GB"/>
              </w:rPr>
            </w:pPr>
            <w:r w:rsidRPr="00135ACE">
              <w:rPr>
                <w:rFonts w:eastAsia="Times New Roman" w:cstheme="minorHAnsi"/>
                <w:b/>
                <w:bCs/>
                <w:color w:val="000000" w:themeColor="dark1"/>
                <w:kern w:val="24"/>
                <w:sz w:val="18"/>
                <w:szCs w:val="18"/>
                <w:lang w:eastAsia="en-GB"/>
              </w:rPr>
              <w:t>[</w:t>
            </w:r>
            <w:r w:rsidR="00BA3DAD">
              <w:rPr>
                <w:rFonts w:eastAsia="Times New Roman" w:cstheme="minorHAnsi"/>
                <w:b/>
                <w:bCs/>
                <w:color w:val="000000" w:themeColor="dark1"/>
                <w:kern w:val="24"/>
                <w:sz w:val="18"/>
                <w:szCs w:val="18"/>
                <w:lang w:eastAsia="en-GB"/>
              </w:rPr>
              <w:t>0.0273738</w:t>
            </w:r>
            <w:r w:rsidRPr="00135ACE">
              <w:rPr>
                <w:rFonts w:eastAsia="Times New Roman" w:cstheme="minorHAnsi"/>
                <w:b/>
                <w:bCs/>
                <w:color w:val="000000" w:themeColor="dark1"/>
                <w:kern w:val="24"/>
                <w:sz w:val="18"/>
                <w:szCs w:val="18"/>
                <w:lang w:eastAsia="en-GB"/>
              </w:rPr>
              <w:t>,</w:t>
            </w:r>
          </w:p>
          <w:p w14:paraId="25DD5DB6" w14:textId="7A671A37" w:rsidR="009443F9" w:rsidRPr="00135ACE" w:rsidRDefault="00BA3DAD" w:rsidP="00345C57">
            <w:pPr>
              <w:spacing w:line="276" w:lineRule="auto"/>
              <w:jc w:val="center"/>
              <w:rPr>
                <w:rFonts w:eastAsia="Times New Roman" w:cstheme="minorHAnsi"/>
                <w:color w:val="000000" w:themeColor="dark1"/>
                <w:kern w:val="24"/>
                <w:sz w:val="18"/>
                <w:szCs w:val="18"/>
                <w:lang w:eastAsia="en-GB"/>
              </w:rPr>
            </w:pPr>
            <w:r>
              <w:rPr>
                <w:rFonts w:eastAsia="Times New Roman" w:cstheme="minorHAnsi"/>
                <w:b/>
                <w:bCs/>
                <w:color w:val="000000" w:themeColor="dark1"/>
                <w:kern w:val="24"/>
                <w:sz w:val="18"/>
                <w:szCs w:val="18"/>
                <w:lang w:eastAsia="en-GB"/>
              </w:rPr>
              <w:t>0.941223</w:t>
            </w:r>
            <w:r w:rsidR="00345C57" w:rsidRPr="00135ACE">
              <w:rPr>
                <w:rFonts w:eastAsia="Times New Roman" w:cstheme="minorHAnsi"/>
                <w:b/>
                <w:bCs/>
                <w:color w:val="000000" w:themeColor="dark1"/>
                <w:kern w:val="24"/>
                <w:sz w:val="18"/>
                <w:szCs w:val="18"/>
                <w:lang w:eastAsia="en-GB"/>
              </w:rPr>
              <w:t>]</w:t>
            </w:r>
            <w:r w:rsidR="00345C57" w:rsidRPr="00135ACE">
              <w:rPr>
                <w:rFonts w:eastAsia="Times New Roman" w:cstheme="minorHAnsi"/>
                <w:b/>
                <w:bCs/>
                <w:sz w:val="18"/>
                <w:szCs w:val="18"/>
                <w:vertAlign w:val="superscript"/>
                <w:lang w:eastAsia="en-GB"/>
              </w:rPr>
              <w:t xml:space="preserve"> 1</w:t>
            </w:r>
          </w:p>
        </w:tc>
        <w:tc>
          <w:tcPr>
            <w:tcW w:w="1134" w:type="dxa"/>
            <w:vAlign w:val="center"/>
          </w:tcPr>
          <w:p w14:paraId="3860D9F9" w14:textId="236180C6" w:rsidR="009443F9" w:rsidRPr="00135ACE" w:rsidRDefault="00936561" w:rsidP="00E46AF1">
            <w:pPr>
              <w:spacing w:line="276" w:lineRule="auto"/>
              <w:rPr>
                <w:rFonts w:eastAsia="Times New Roman" w:cstheme="minorHAnsi"/>
                <w:color w:val="000000" w:themeColor="dark1"/>
                <w:kern w:val="24"/>
                <w:sz w:val="18"/>
                <w:szCs w:val="18"/>
                <w:lang w:eastAsia="en-GB"/>
              </w:rPr>
            </w:pPr>
            <w:r w:rsidRPr="00135ACE">
              <w:rPr>
                <w:rFonts w:eastAsia="Times New Roman" w:cstheme="minorHAnsi"/>
                <w:color w:val="000000" w:themeColor="dark1"/>
                <w:kern w:val="24"/>
                <w:sz w:val="18"/>
                <w:szCs w:val="18"/>
                <w:lang w:eastAsia="en-GB"/>
              </w:rPr>
              <w:t>N/A</w:t>
            </w:r>
          </w:p>
        </w:tc>
      </w:tr>
    </w:tbl>
    <w:p w14:paraId="2B09FF2B" w14:textId="77777777" w:rsidR="00936561" w:rsidRPr="00345C57" w:rsidRDefault="00936561" w:rsidP="00936561">
      <w:pPr>
        <w:spacing w:after="0" w:line="360" w:lineRule="auto"/>
        <w:rPr>
          <w:bCs/>
          <w:noProof/>
          <w:sz w:val="18"/>
          <w:lang w:eastAsia="en-GB"/>
        </w:rPr>
      </w:pPr>
      <w:r w:rsidRPr="00345C57">
        <w:rPr>
          <w:bCs/>
          <w:noProof/>
          <w:sz w:val="18"/>
          <w:vertAlign w:val="superscript"/>
          <w:lang w:eastAsia="en-GB"/>
        </w:rPr>
        <w:t>1</w:t>
      </w:r>
      <w:r w:rsidRPr="00345C57">
        <w:rPr>
          <w:bCs/>
          <w:noProof/>
          <w:sz w:val="18"/>
          <w:lang w:eastAsia="en-GB"/>
        </w:rPr>
        <w:t>Note that values in bold are mean</w:t>
      </w:r>
      <w:r w:rsidRPr="00345C57">
        <w:rPr>
          <w:bCs/>
          <w:i/>
          <w:noProof/>
          <w:sz w:val="18"/>
          <w:lang w:eastAsia="en-GB"/>
        </w:rPr>
        <w:t xml:space="preserve"> </w:t>
      </w:r>
      <w:r w:rsidRPr="00345C57">
        <w:rPr>
          <w:bCs/>
          <w:noProof/>
          <w:sz w:val="18"/>
          <w:lang w:eastAsia="en-GB"/>
        </w:rPr>
        <w:t>point estimates from the posterior distribution of fitted parameters, lower and upper bounds of the 95% HDI are shown in square brackets.</w:t>
      </w:r>
    </w:p>
    <w:p w14:paraId="0414A437" w14:textId="38217E3A" w:rsidR="00326C50" w:rsidRDefault="00326C50" w:rsidP="00326C50">
      <w:pPr>
        <w:tabs>
          <w:tab w:val="left" w:pos="6240"/>
        </w:tabs>
        <w:jc w:val="both"/>
      </w:pPr>
    </w:p>
    <w:p w14:paraId="77F44A03" w14:textId="7D3167BB" w:rsidR="00135ACE" w:rsidRDefault="00135ACE" w:rsidP="00326C50">
      <w:pPr>
        <w:tabs>
          <w:tab w:val="left" w:pos="6240"/>
        </w:tabs>
        <w:jc w:val="both"/>
      </w:pPr>
    </w:p>
    <w:p w14:paraId="6B656824" w14:textId="77777777" w:rsidR="00345C57" w:rsidRDefault="00345C57" w:rsidP="00326C50">
      <w:pPr>
        <w:tabs>
          <w:tab w:val="left" w:pos="6240"/>
        </w:tabs>
        <w:jc w:val="both"/>
      </w:pPr>
    </w:p>
    <w:p w14:paraId="4EEDF5FA" w14:textId="1A024752" w:rsidR="000D399F" w:rsidRDefault="000D399F" w:rsidP="005E49A5"/>
    <w:p w14:paraId="0352879D" w14:textId="1581FD91" w:rsidR="00060292" w:rsidRDefault="00345C57" w:rsidP="00345C57">
      <w:pPr>
        <w:jc w:val="center"/>
        <w:rPr>
          <w:b/>
          <w:u w:val="single"/>
        </w:rPr>
      </w:pPr>
      <w:r>
        <w:rPr>
          <w:b/>
          <w:u w:val="single"/>
        </w:rPr>
        <w:t>SUPPLEMENTARY FIGURES</w:t>
      </w:r>
    </w:p>
    <w:p w14:paraId="3280254F" w14:textId="77777777" w:rsidR="00A14DB6" w:rsidRPr="00AE3E18" w:rsidRDefault="00A14DB6" w:rsidP="00AE3E18">
      <w:pPr>
        <w:rPr>
          <w:b/>
          <w:u w:val="single"/>
        </w:rPr>
      </w:pPr>
    </w:p>
    <w:p w14:paraId="701AE266" w14:textId="1C582F0E" w:rsidR="00033D32" w:rsidRDefault="007F09C9" w:rsidP="00A14DB6">
      <w:pPr>
        <w:jc w:val="center"/>
        <w:rPr>
          <w:b/>
          <w:u w:val="single"/>
        </w:rPr>
      </w:pPr>
      <w:r w:rsidRPr="007F09C9">
        <w:rPr>
          <w:noProof/>
          <w:lang w:eastAsia="en-GB"/>
        </w:rPr>
        <w:drawing>
          <wp:inline distT="0" distB="0" distL="0" distR="0" wp14:anchorId="735B9FEF" wp14:editId="38BA0F3D">
            <wp:extent cx="5731510" cy="5731510"/>
            <wp:effectExtent l="0" t="0" r="2540" b="2540"/>
            <wp:docPr id="13" name="Picture 13" descr="\\csce.datastore.ed.ac.uk\csce\biology\users\s1678248\PhD\Chapter_3\Models\Chapter-3\Figures\ABC_SMC_Post_ho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ce.datastore.ed.ac.uk\csce\biology\users\s1678248\PhD\Chapter_3\Models\Chapter-3\Figures\ABC_SMC_Post_hom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5704906" w14:textId="469A19C2" w:rsidR="00A14DB6" w:rsidRDefault="00A14DB6" w:rsidP="00A14DB6">
      <w:pPr>
        <w:pStyle w:val="NoSpacing"/>
        <w:spacing w:line="360" w:lineRule="auto"/>
        <w:jc w:val="both"/>
        <w:rPr>
          <w:rFonts w:cstheme="minorHAnsi"/>
        </w:rPr>
      </w:pPr>
      <w:r w:rsidRPr="00D90BFD">
        <w:rPr>
          <w:rFonts w:cstheme="minorHAnsi"/>
          <w:b/>
        </w:rPr>
        <w:t>Figure S</w:t>
      </w:r>
      <w:r>
        <w:rPr>
          <w:rFonts w:cstheme="minorHAnsi"/>
          <w:b/>
        </w:rPr>
        <w:t>2</w:t>
      </w:r>
      <w:r w:rsidRPr="00D90BFD">
        <w:rPr>
          <w:rFonts w:cstheme="minorHAnsi"/>
          <w:b/>
        </w:rPr>
        <w:t>. Estimated posterior distributions for the rate of animal-to-animal transmission (β</w:t>
      </w:r>
      <w:r w:rsidRPr="00D90BFD">
        <w:rPr>
          <w:rFonts w:cstheme="minorHAnsi"/>
          <w:b/>
          <w:vertAlign w:val="subscript"/>
        </w:rPr>
        <w:t>AA</w:t>
      </w:r>
      <w:r w:rsidRPr="00D90BFD">
        <w:rPr>
          <w:rFonts w:cstheme="minorHAnsi"/>
          <w:b/>
        </w:rPr>
        <w:t>), efficacy of antibiotic-mediated recovery (κ), rate of antibiotic-resistant to antibiotic-sensitive reversion (φ), transmission-related fitness costs of resistance (α), background rate of transmission to animal populations (ζ) and the rate of animal-to-human transmission (β</w:t>
      </w:r>
      <w:r w:rsidRPr="00D90BFD">
        <w:rPr>
          <w:rFonts w:cstheme="minorHAnsi"/>
          <w:b/>
          <w:vertAlign w:val="subscript"/>
        </w:rPr>
        <w:t>HA</w:t>
      </w:r>
      <w:r w:rsidRPr="00D90BFD">
        <w:rPr>
          <w:rFonts w:cstheme="minorHAnsi"/>
          <w:b/>
        </w:rPr>
        <w:t xml:space="preserve">). </w:t>
      </w:r>
      <w:r w:rsidRPr="00D90BFD">
        <w:rPr>
          <w:rFonts w:cstheme="minorHAnsi"/>
        </w:rPr>
        <w:t>The estimated posterior distribution for each generation is highlighted by fill colours. Red line represents the mean</w:t>
      </w:r>
      <w:r>
        <w:rPr>
          <w:rFonts w:cstheme="minorHAnsi"/>
        </w:rPr>
        <w:t xml:space="preserve"> from the 8</w:t>
      </w:r>
      <w:r w:rsidRPr="00D90BFD">
        <w:rPr>
          <w:rFonts w:cstheme="minorHAnsi"/>
          <w:vertAlign w:val="superscript"/>
        </w:rPr>
        <w:t>th</w:t>
      </w:r>
      <w:r w:rsidRPr="00D90BFD">
        <w:rPr>
          <w:rFonts w:cstheme="minorHAnsi"/>
        </w:rPr>
        <w:t xml:space="preserve"> generation for each parameter.</w:t>
      </w:r>
      <w:r w:rsidRPr="00D67AE7">
        <w:rPr>
          <w:rFonts w:cstheme="minorHAnsi"/>
        </w:rPr>
        <w:t xml:space="preserve"> </w:t>
      </w:r>
    </w:p>
    <w:p w14:paraId="55B0F4B8" w14:textId="77777777" w:rsidR="00033D32" w:rsidRPr="00033D32" w:rsidRDefault="00033D32" w:rsidP="00033D32">
      <w:pPr>
        <w:rPr>
          <w:b/>
          <w:u w:val="single"/>
        </w:rPr>
      </w:pPr>
    </w:p>
    <w:p w14:paraId="7F550E81" w14:textId="77777777" w:rsidR="00C245DA" w:rsidRPr="00C245DA" w:rsidRDefault="00C245DA" w:rsidP="00C245DA">
      <w:pPr>
        <w:ind w:left="360"/>
        <w:rPr>
          <w:b/>
          <w:u w:val="single"/>
        </w:rPr>
      </w:pPr>
    </w:p>
    <w:p w14:paraId="743D18DD" w14:textId="5A77A911" w:rsidR="00033D32" w:rsidRDefault="00C245DA" w:rsidP="00A14DB6">
      <w:pPr>
        <w:jc w:val="center"/>
        <w:rPr>
          <w:b/>
          <w:u w:val="single"/>
        </w:rPr>
      </w:pPr>
      <w:r w:rsidRPr="00A14DB6">
        <w:rPr>
          <w:noProof/>
          <w:lang w:eastAsia="en-GB"/>
        </w:rPr>
        <w:lastRenderedPageBreak/>
        <w:drawing>
          <wp:inline distT="0" distB="0" distL="0" distR="0" wp14:anchorId="2A50D9EC" wp14:editId="5464171E">
            <wp:extent cx="5133975" cy="5133975"/>
            <wp:effectExtent l="0" t="0" r="9525" b="9525"/>
            <wp:docPr id="5" name="Picture 5" descr="\\csce.datastore.ed.ac.uk\csce\biology\users\s1678248\PhD\Chapter_3\Models\Chapter-3\Figures\pairs_plot_ampp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ce.datastore.ed.ac.uk\csce\biology\users\s1678248\PhD\Chapter_3\Models\Chapter-3\Figures\pairs_plot_amppi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37814" cy="5137814"/>
                    </a:xfrm>
                    <a:prstGeom prst="rect">
                      <a:avLst/>
                    </a:prstGeom>
                    <a:noFill/>
                    <a:ln>
                      <a:noFill/>
                    </a:ln>
                  </pic:spPr>
                </pic:pic>
              </a:graphicData>
            </a:graphic>
          </wp:inline>
        </w:drawing>
      </w:r>
    </w:p>
    <w:p w14:paraId="76C311DD" w14:textId="099BB282" w:rsidR="00AF38B1" w:rsidRDefault="00AF38B1" w:rsidP="00AF38B1">
      <w:pPr>
        <w:spacing w:after="0" w:line="360" w:lineRule="auto"/>
        <w:jc w:val="both"/>
        <w:rPr>
          <w:rFonts w:eastAsiaTheme="minorEastAsia"/>
          <w:noProof/>
          <w:lang w:eastAsia="en-GB"/>
        </w:rPr>
      </w:pPr>
      <w:r>
        <w:rPr>
          <w:rFonts w:cstheme="minorHAnsi"/>
          <w:b/>
        </w:rPr>
        <w:t>Figure S3.</w:t>
      </w:r>
      <w:r w:rsidRPr="00EC60A9">
        <w:rPr>
          <w:rFonts w:cstheme="minorHAnsi"/>
          <w:b/>
        </w:rPr>
        <w:t xml:space="preserve"> </w:t>
      </w:r>
      <w:r w:rsidRPr="00EB1BF8">
        <w:rPr>
          <w:rFonts w:eastAsiaTheme="minorEastAsia"/>
          <w:b/>
          <w:bCs/>
          <w:noProof/>
          <w:lang w:eastAsia="en-GB"/>
        </w:rPr>
        <w:t xml:space="preserve">Pairs plot for the </w:t>
      </w:r>
      <w:r>
        <w:rPr>
          <w:rFonts w:eastAsiaTheme="minorEastAsia"/>
          <w:b/>
          <w:bCs/>
          <w:noProof/>
          <w:lang w:eastAsia="en-GB"/>
        </w:rPr>
        <w:t xml:space="preserve">approximated posterior distribution and the correlation coefficients for the homogenous import model fit. </w:t>
      </w:r>
      <w:r>
        <w:rPr>
          <w:rFonts w:eastAsiaTheme="minorEastAsia"/>
          <w:bCs/>
          <w:noProof/>
          <w:lang w:eastAsia="en-GB"/>
        </w:rPr>
        <w:t xml:space="preserve">The diagonals show the the approximated univariate posterior distribution. </w:t>
      </w:r>
      <w:r>
        <w:rPr>
          <w:rFonts w:eastAsiaTheme="minorEastAsia"/>
          <w:noProof/>
          <w:lang w:eastAsia="en-GB"/>
        </w:rPr>
        <w:t xml:space="preserve">Kernel density estimation was used to identify the parameter space where a greater concentration of particles were accepted for the final tenth ABC-SMC generation (lighter colouring). </w:t>
      </w:r>
    </w:p>
    <w:p w14:paraId="3A77921F" w14:textId="765D5CEE" w:rsidR="00AF38B1" w:rsidRDefault="00AF38B1" w:rsidP="00AF38B1">
      <w:pPr>
        <w:spacing w:after="0" w:line="360" w:lineRule="auto"/>
        <w:jc w:val="both"/>
        <w:rPr>
          <w:b/>
          <w:noProof/>
          <w:lang w:eastAsia="en-GB"/>
        </w:rPr>
      </w:pPr>
    </w:p>
    <w:p w14:paraId="3B9DE5B1" w14:textId="33817C16" w:rsidR="00C63545" w:rsidRDefault="00C63545" w:rsidP="00033D32">
      <w:pPr>
        <w:rPr>
          <w:b/>
          <w:u w:val="single"/>
        </w:rPr>
      </w:pPr>
    </w:p>
    <w:p w14:paraId="09822818" w14:textId="4EBFD3D2" w:rsidR="00C63545" w:rsidRDefault="00C63545" w:rsidP="00AF38B1">
      <w:pPr>
        <w:jc w:val="center"/>
        <w:rPr>
          <w:b/>
          <w:u w:val="single"/>
        </w:rPr>
      </w:pPr>
      <w:r w:rsidRPr="00AF38B1">
        <w:rPr>
          <w:noProof/>
          <w:lang w:eastAsia="en-GB"/>
        </w:rPr>
        <w:lastRenderedPageBreak/>
        <w:drawing>
          <wp:inline distT="0" distB="0" distL="0" distR="0" wp14:anchorId="051E52A0" wp14:editId="03995AF9">
            <wp:extent cx="4467225" cy="6142434"/>
            <wp:effectExtent l="0" t="0" r="0" b="0"/>
            <wp:docPr id="6" name="Picture 6" descr="\\csce.datastore.ed.ac.uk\csce\biology\users\s1678248\PhD\Chapter_3\Models\Chapter-3\Figures\diag_plots_homo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ce.datastore.ed.ac.uk\csce\biology\users\s1678248\PhD\Chapter_3\Models\Chapter-3\Figures\diag_plots_homofi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75007" cy="6153134"/>
                    </a:xfrm>
                    <a:prstGeom prst="rect">
                      <a:avLst/>
                    </a:prstGeom>
                    <a:noFill/>
                    <a:ln>
                      <a:noFill/>
                    </a:ln>
                  </pic:spPr>
                </pic:pic>
              </a:graphicData>
            </a:graphic>
          </wp:inline>
        </w:drawing>
      </w:r>
    </w:p>
    <w:p w14:paraId="5740BDAC" w14:textId="1176F4E3" w:rsidR="00AF38B1" w:rsidRPr="00AF38B1" w:rsidRDefault="00AF38B1" w:rsidP="00AF38B1">
      <w:pPr>
        <w:spacing w:after="0" w:line="360" w:lineRule="auto"/>
        <w:jc w:val="both"/>
        <w:rPr>
          <w:rFonts w:eastAsiaTheme="minorEastAsia"/>
          <w:noProof/>
          <w:lang w:eastAsia="en-GB"/>
        </w:rPr>
      </w:pPr>
      <w:r w:rsidRPr="00AF38B1">
        <w:rPr>
          <w:rFonts w:eastAsiaTheme="minorEastAsia"/>
          <w:b/>
          <w:bCs/>
          <w:noProof/>
          <w:lang w:eastAsia="en-GB"/>
        </w:rPr>
        <w:t>Figure S4</w:t>
      </w:r>
      <w:r w:rsidRPr="00AF38B1">
        <w:rPr>
          <w:rFonts w:eastAsiaTheme="minorEastAsia"/>
          <w:b/>
          <w:noProof/>
          <w:lang w:eastAsia="en-GB"/>
        </w:rPr>
        <w:t>. Diagnostic plots showing the average sum of squared distance for each generation of the ABC-SMC model fit</w:t>
      </w:r>
      <w:r w:rsidR="00A21557">
        <w:rPr>
          <w:rFonts w:eastAsiaTheme="minorEastAsia"/>
          <w:b/>
          <w:noProof/>
          <w:lang w:eastAsia="en-GB"/>
        </w:rPr>
        <w:t xml:space="preserve"> for the homogenous model</w:t>
      </w:r>
      <w:r w:rsidRPr="00AF38B1">
        <w:rPr>
          <w:rFonts w:eastAsiaTheme="minorEastAsia"/>
          <w:b/>
          <w:noProof/>
          <w:lang w:eastAsia="en-GB"/>
        </w:rPr>
        <w:t xml:space="preserve">. </w:t>
      </w:r>
      <w:r>
        <w:rPr>
          <w:rFonts w:eastAsiaTheme="minorEastAsia"/>
          <w:noProof/>
          <w:lang w:eastAsia="en-GB"/>
        </w:rPr>
        <w:t>Diagnostic plots were plotted for the average sum of square distances for the resistance/usage model fit, distance from the target incidence of human salmonellosis, distance from the target proportion of resistant human salmonellosis, distance from the target livestock contamination (I</w:t>
      </w:r>
      <w:r w:rsidRPr="00AF38B1">
        <w:rPr>
          <w:rFonts w:eastAsiaTheme="minorEastAsia"/>
          <w:noProof/>
          <w:vertAlign w:val="subscript"/>
          <w:lang w:eastAsia="en-GB"/>
        </w:rPr>
        <w:t>SA</w:t>
      </w:r>
      <w:r>
        <w:rPr>
          <w:rFonts w:eastAsiaTheme="minorEastAsia"/>
          <w:noProof/>
          <w:lang w:eastAsia="en-GB"/>
        </w:rPr>
        <w:t xml:space="preserve"> + I</w:t>
      </w:r>
      <w:r w:rsidRPr="00AF38B1">
        <w:rPr>
          <w:rFonts w:eastAsiaTheme="minorEastAsia"/>
          <w:noProof/>
          <w:vertAlign w:val="subscript"/>
          <w:lang w:eastAsia="en-GB"/>
        </w:rPr>
        <w:t>RA</w:t>
      </w:r>
      <w:r>
        <w:rPr>
          <w:rFonts w:eastAsiaTheme="minorEastAsia"/>
          <w:noProof/>
          <w:lang w:eastAsia="en-GB"/>
        </w:rPr>
        <w:t xml:space="preserve"> * </w:t>
      </w:r>
      <w:r>
        <w:rPr>
          <w:rFonts w:eastAsiaTheme="minorEastAsia" w:cstheme="minorHAnsi"/>
          <w:noProof/>
          <w:lang w:eastAsia="en-GB"/>
        </w:rPr>
        <w:t>η</w:t>
      </w:r>
      <w:r>
        <w:rPr>
          <w:rFonts w:eastAsiaTheme="minorEastAsia"/>
          <w:noProof/>
          <w:lang w:eastAsia="en-GB"/>
        </w:rPr>
        <w:t xml:space="preserve">) and the distance from the target proportion of antibiotic-resistant human salmonellosis. </w:t>
      </w:r>
    </w:p>
    <w:p w14:paraId="7D079497" w14:textId="77777777" w:rsidR="00033D32" w:rsidRPr="00033D32" w:rsidRDefault="00033D32" w:rsidP="00033D32">
      <w:pPr>
        <w:rPr>
          <w:b/>
          <w:u w:val="single"/>
        </w:rPr>
      </w:pPr>
    </w:p>
    <w:p w14:paraId="537BED60" w14:textId="01252616" w:rsidR="004B0DCC" w:rsidRDefault="00AF38B1" w:rsidP="00033D32">
      <w:pPr>
        <w:rPr>
          <w:b/>
          <w:highlight w:val="yellow"/>
          <w:u w:val="single"/>
        </w:rPr>
      </w:pPr>
      <w:r w:rsidRPr="003257FE">
        <w:rPr>
          <w:noProof/>
          <w:lang w:eastAsia="en-GB"/>
        </w:rPr>
        <w:lastRenderedPageBreak/>
        <w:drawing>
          <wp:inline distT="0" distB="0" distL="0" distR="0" wp14:anchorId="1E491729" wp14:editId="5424AE31">
            <wp:extent cx="5731510" cy="6550297"/>
            <wp:effectExtent l="0" t="0" r="2540" b="3175"/>
            <wp:docPr id="7" name="Picture 7" descr="\\csce.datastore.ed.ac.uk\csce\biology\users\s1678248\PhD\Chapter_3\Models\Chapter-3\Figures\baseline_run_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e.datastore.ed.ac.uk\csce\biology\users\s1678248\PhD\Chapter_3\Models\Chapter-3\Figures\baseline_run_impor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6550297"/>
                    </a:xfrm>
                    <a:prstGeom prst="rect">
                      <a:avLst/>
                    </a:prstGeom>
                    <a:noFill/>
                    <a:ln>
                      <a:noFill/>
                    </a:ln>
                  </pic:spPr>
                </pic:pic>
              </a:graphicData>
            </a:graphic>
          </wp:inline>
        </w:drawing>
      </w:r>
    </w:p>
    <w:p w14:paraId="32E839FE" w14:textId="7C08CDA4" w:rsidR="003257FE" w:rsidRPr="00AF38B1" w:rsidRDefault="003257FE" w:rsidP="003257FE">
      <w:pPr>
        <w:spacing w:after="0" w:line="360" w:lineRule="auto"/>
        <w:jc w:val="both"/>
        <w:rPr>
          <w:rFonts w:eastAsiaTheme="minorEastAsia"/>
          <w:noProof/>
          <w:lang w:eastAsia="en-GB"/>
        </w:rPr>
      </w:pPr>
      <w:r w:rsidRPr="00AF38B1">
        <w:rPr>
          <w:rFonts w:eastAsiaTheme="minorEastAsia"/>
          <w:b/>
          <w:bCs/>
          <w:noProof/>
          <w:lang w:eastAsia="en-GB"/>
        </w:rPr>
        <w:t>Figure S</w:t>
      </w:r>
      <w:r>
        <w:rPr>
          <w:rFonts w:eastAsiaTheme="minorEastAsia"/>
          <w:b/>
          <w:bCs/>
          <w:noProof/>
          <w:lang w:eastAsia="en-GB"/>
        </w:rPr>
        <w:t>5</w:t>
      </w:r>
      <w:r w:rsidRPr="00AF38B1">
        <w:rPr>
          <w:rFonts w:eastAsiaTheme="minorEastAsia"/>
          <w:b/>
          <w:noProof/>
          <w:lang w:eastAsia="en-GB"/>
        </w:rPr>
        <w:t xml:space="preserve">. </w:t>
      </w:r>
      <w:r w:rsidRPr="00927353">
        <w:rPr>
          <w:rFonts w:cstheme="minorHAnsi"/>
          <w:b/>
        </w:rPr>
        <w:t xml:space="preserve">Impact of alterations in livestock antibiotic </w:t>
      </w:r>
      <w:r>
        <w:rPr>
          <w:rFonts w:cstheme="minorHAnsi"/>
          <w:b/>
        </w:rPr>
        <w:t>usage</w:t>
      </w:r>
      <w:r w:rsidRPr="00927353">
        <w:rPr>
          <w:rFonts w:cstheme="minorHAnsi"/>
          <w:b/>
        </w:rPr>
        <w:t xml:space="preserve"> on </w:t>
      </w:r>
      <w:r>
        <w:rPr>
          <w:rFonts w:cstheme="minorHAnsi"/>
          <w:b/>
        </w:rPr>
        <w:t>the daily incidence of salmonellosis</w:t>
      </w:r>
      <w:r w:rsidRPr="00927353">
        <w:rPr>
          <w:rFonts w:cstheme="minorHAnsi"/>
          <w:b/>
        </w:rPr>
        <w:t xml:space="preserve"> and the proportion of resistant human </w:t>
      </w:r>
      <w:r w:rsidRPr="00AE63BE">
        <w:rPr>
          <w:rFonts w:cstheme="minorHAnsi"/>
          <w:b/>
        </w:rPr>
        <w:t xml:space="preserve">infection </w:t>
      </w:r>
      <w:r>
        <w:rPr>
          <w:rFonts w:cstheme="minorHAnsi"/>
          <w:b/>
        </w:rPr>
        <w:t>for a model fitted to data with no import pressure (ψ = 1) and a model with homogenous import (ψ = 0.656)</w:t>
      </w:r>
      <w:r w:rsidRPr="00AE63BE">
        <w:rPr>
          <w:rFonts w:cstheme="minorHAnsi"/>
          <w:b/>
        </w:rPr>
        <w:t>.</w:t>
      </w:r>
      <w:r w:rsidRPr="003257FE">
        <w:rPr>
          <w:rFonts w:cstheme="minorHAnsi"/>
        </w:rPr>
        <w:t xml:space="preserve"> The dotted red line </w:t>
      </w:r>
      <w:r w:rsidRPr="003257FE">
        <w:rPr>
          <w:rFonts w:cstheme="minorHAnsi"/>
          <w:bCs/>
        </w:rPr>
        <w:t>denotes the baseline livestock ampicillin antibiotic usage. Numbers above the bars denote proportion of resistant human salmonellosis.</w:t>
      </w:r>
    </w:p>
    <w:p w14:paraId="4D02FF61" w14:textId="77777777" w:rsidR="00033D32" w:rsidRPr="00033D32" w:rsidRDefault="00033D32" w:rsidP="00033D32">
      <w:pPr>
        <w:rPr>
          <w:b/>
          <w:highlight w:val="yellow"/>
          <w:u w:val="single"/>
        </w:rPr>
      </w:pPr>
    </w:p>
    <w:p w14:paraId="66688D37" w14:textId="7F632D1F" w:rsidR="00AE3E18" w:rsidRPr="00E713C8" w:rsidRDefault="00AE3E18" w:rsidP="00E713C8">
      <w:pPr>
        <w:rPr>
          <w:b/>
          <w:highlight w:val="green"/>
          <w:u w:val="single"/>
        </w:rPr>
      </w:pPr>
    </w:p>
    <w:p w14:paraId="5CF6ADB7" w14:textId="3FA939CD" w:rsidR="00033D32" w:rsidRDefault="00033D32" w:rsidP="00033D32">
      <w:pPr>
        <w:rPr>
          <w:b/>
          <w:u w:val="single"/>
        </w:rPr>
      </w:pPr>
    </w:p>
    <w:p w14:paraId="5A1B4151" w14:textId="6F8B6440" w:rsidR="00033D32" w:rsidRDefault="00033D32" w:rsidP="003257FE">
      <w:pPr>
        <w:jc w:val="center"/>
        <w:rPr>
          <w:b/>
          <w:u w:val="single"/>
        </w:rPr>
      </w:pPr>
      <w:r w:rsidRPr="003257FE">
        <w:rPr>
          <w:noProof/>
          <w:lang w:eastAsia="en-GB"/>
        </w:rPr>
        <w:lastRenderedPageBreak/>
        <w:drawing>
          <wp:inline distT="0" distB="0" distL="0" distR="0" wp14:anchorId="2A07697E" wp14:editId="53C5F3B8">
            <wp:extent cx="5267166" cy="6019619"/>
            <wp:effectExtent l="0" t="0" r="0" b="635"/>
            <wp:docPr id="4" name="Picture 4" descr="\\csce.datastore.ed.ac.uk\csce\biology\users\s1678248\PhD\Chapter_3\Models\Chapter-3\Figures\baseline_run_psi_ho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ce.datastore.ed.ac.uk\csce\biology\users\s1678248\PhD\Chapter_3\Models\Chapter-3\Figures\baseline_run_psi_hom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80181" cy="6034493"/>
                    </a:xfrm>
                    <a:prstGeom prst="rect">
                      <a:avLst/>
                    </a:prstGeom>
                    <a:noFill/>
                    <a:ln>
                      <a:noFill/>
                    </a:ln>
                  </pic:spPr>
                </pic:pic>
              </a:graphicData>
            </a:graphic>
          </wp:inline>
        </w:drawing>
      </w:r>
    </w:p>
    <w:p w14:paraId="10C981B7" w14:textId="337CFE4E" w:rsidR="003257FE" w:rsidRPr="00AF38B1" w:rsidRDefault="003257FE" w:rsidP="003257FE">
      <w:pPr>
        <w:spacing w:after="0" w:line="360" w:lineRule="auto"/>
        <w:jc w:val="both"/>
        <w:rPr>
          <w:rFonts w:eastAsiaTheme="minorEastAsia"/>
          <w:noProof/>
          <w:lang w:eastAsia="en-GB"/>
        </w:rPr>
      </w:pPr>
      <w:r w:rsidRPr="00AF38B1">
        <w:rPr>
          <w:rFonts w:eastAsiaTheme="minorEastAsia"/>
          <w:b/>
          <w:bCs/>
          <w:noProof/>
          <w:lang w:eastAsia="en-GB"/>
        </w:rPr>
        <w:t>Figure S</w:t>
      </w:r>
      <w:r>
        <w:rPr>
          <w:rFonts w:eastAsiaTheme="minorEastAsia"/>
          <w:b/>
          <w:bCs/>
          <w:noProof/>
          <w:lang w:eastAsia="en-GB"/>
        </w:rPr>
        <w:t>6</w:t>
      </w:r>
      <w:r w:rsidRPr="00AF38B1">
        <w:rPr>
          <w:rFonts w:eastAsiaTheme="minorEastAsia"/>
          <w:b/>
          <w:noProof/>
          <w:lang w:eastAsia="en-GB"/>
        </w:rPr>
        <w:t xml:space="preserve">. </w:t>
      </w:r>
      <w:r w:rsidRPr="00927353">
        <w:rPr>
          <w:rFonts w:cstheme="minorHAnsi"/>
          <w:b/>
        </w:rPr>
        <w:t xml:space="preserve">Impact of alterations in livestock antibiotic </w:t>
      </w:r>
      <w:r>
        <w:rPr>
          <w:rFonts w:cstheme="minorHAnsi"/>
          <w:b/>
        </w:rPr>
        <w:t>usage</w:t>
      </w:r>
      <w:r w:rsidRPr="00927353">
        <w:rPr>
          <w:rFonts w:cstheme="minorHAnsi"/>
          <w:b/>
        </w:rPr>
        <w:t xml:space="preserve"> on </w:t>
      </w:r>
      <w:r>
        <w:rPr>
          <w:rFonts w:cstheme="minorHAnsi"/>
          <w:b/>
        </w:rPr>
        <w:t>the daily incidence of salmonellosis</w:t>
      </w:r>
      <w:r w:rsidRPr="00927353">
        <w:rPr>
          <w:rFonts w:cstheme="minorHAnsi"/>
          <w:b/>
        </w:rPr>
        <w:t xml:space="preserve"> and the proportion of resistant human </w:t>
      </w:r>
      <w:r w:rsidRPr="00AE63BE">
        <w:rPr>
          <w:rFonts w:cstheme="minorHAnsi"/>
          <w:b/>
        </w:rPr>
        <w:t xml:space="preserve">infection </w:t>
      </w:r>
      <w:r>
        <w:rPr>
          <w:rFonts w:cstheme="minorHAnsi"/>
          <w:b/>
        </w:rPr>
        <w:t>for the homogenous model fitted to data with baseline levels (general livestock products) of import pressure (ψ = 0.656) and a pig food product specific import pressure (ψ = 0.4455)</w:t>
      </w:r>
      <w:r w:rsidRPr="00AE63BE">
        <w:rPr>
          <w:rFonts w:cstheme="minorHAnsi"/>
          <w:b/>
        </w:rPr>
        <w:t>.</w:t>
      </w:r>
      <w:r w:rsidRPr="003257FE">
        <w:rPr>
          <w:rFonts w:cstheme="minorHAnsi"/>
        </w:rPr>
        <w:t xml:space="preserve"> The dotted red line </w:t>
      </w:r>
      <w:r w:rsidRPr="003257FE">
        <w:rPr>
          <w:rFonts w:cstheme="minorHAnsi"/>
          <w:bCs/>
        </w:rPr>
        <w:t>denotes the baseline livestock ampicillin antibiotic usage.  Numbers above the bars denote proportion of resistant human salmonellosis.</w:t>
      </w:r>
    </w:p>
    <w:p w14:paraId="79D1AE2F" w14:textId="61AFC04D" w:rsidR="00033D32" w:rsidRDefault="00033D32" w:rsidP="00033D32">
      <w:pPr>
        <w:rPr>
          <w:b/>
          <w:u w:val="single"/>
        </w:rPr>
      </w:pPr>
    </w:p>
    <w:p w14:paraId="2E712922" w14:textId="77777777" w:rsidR="00E713C8" w:rsidRDefault="00E713C8" w:rsidP="00033D32">
      <w:pPr>
        <w:rPr>
          <w:highlight w:val="green"/>
        </w:rPr>
      </w:pPr>
    </w:p>
    <w:p w14:paraId="56BB27CD" w14:textId="47BEB279" w:rsidR="00AE3E18" w:rsidRPr="00033D32" w:rsidRDefault="00AE3E18" w:rsidP="00033D32">
      <w:pPr>
        <w:rPr>
          <w:b/>
          <w:highlight w:val="green"/>
          <w:u w:val="single"/>
        </w:rPr>
      </w:pPr>
      <w:r w:rsidRPr="00033D32">
        <w:rPr>
          <w:highlight w:val="green"/>
        </w:rPr>
        <w:t xml:space="preserve"> </w:t>
      </w:r>
    </w:p>
    <w:p w14:paraId="12863693" w14:textId="40308BA7" w:rsidR="00033D32" w:rsidRDefault="00B1357A" w:rsidP="00B1357A">
      <w:pPr>
        <w:jc w:val="center"/>
        <w:rPr>
          <w:b/>
          <w:u w:val="single"/>
        </w:rPr>
      </w:pPr>
      <w:r w:rsidRPr="00B1357A">
        <w:rPr>
          <w:noProof/>
          <w:lang w:eastAsia="en-GB"/>
        </w:rPr>
        <w:lastRenderedPageBreak/>
        <w:drawing>
          <wp:inline distT="0" distB="0" distL="0" distR="0" wp14:anchorId="464874E4" wp14:editId="1E97CA17">
            <wp:extent cx="4572000" cy="6400800"/>
            <wp:effectExtent l="0" t="0" r="0" b="0"/>
            <wp:docPr id="9" name="Picture 9" descr="\\csce.datastore.ed.ac.uk\csce\biology\users\s1678248\PhD\Chapter_3\Models\Chapter-3\Figures\ICombH_m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e.datastore.ed.ac.uk\csce\biology\users\s1678248\PhD\Chapter_3\Models\Chapter-3\Figures\ICombH_mon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2000" cy="6400800"/>
                    </a:xfrm>
                    <a:prstGeom prst="rect">
                      <a:avLst/>
                    </a:prstGeom>
                    <a:noFill/>
                    <a:ln>
                      <a:noFill/>
                    </a:ln>
                  </pic:spPr>
                </pic:pic>
              </a:graphicData>
            </a:graphic>
          </wp:inline>
        </w:drawing>
      </w:r>
    </w:p>
    <w:p w14:paraId="45971267" w14:textId="465A6AA2" w:rsidR="003257FE" w:rsidRPr="00AF38B1" w:rsidRDefault="003257FE" w:rsidP="003257FE">
      <w:pPr>
        <w:spacing w:after="0" w:line="360" w:lineRule="auto"/>
        <w:jc w:val="both"/>
        <w:rPr>
          <w:rFonts w:eastAsiaTheme="minorEastAsia"/>
          <w:noProof/>
          <w:lang w:eastAsia="en-GB"/>
        </w:rPr>
      </w:pPr>
      <w:r w:rsidRPr="00AF38B1">
        <w:rPr>
          <w:rFonts w:eastAsiaTheme="minorEastAsia"/>
          <w:b/>
          <w:bCs/>
          <w:noProof/>
          <w:lang w:eastAsia="en-GB"/>
        </w:rPr>
        <w:t>Figure S</w:t>
      </w:r>
      <w:r>
        <w:rPr>
          <w:rFonts w:eastAsiaTheme="minorEastAsia"/>
          <w:b/>
          <w:bCs/>
          <w:noProof/>
          <w:lang w:eastAsia="en-GB"/>
        </w:rPr>
        <w:t>7</w:t>
      </w:r>
      <w:r w:rsidRPr="00AF38B1">
        <w:rPr>
          <w:rFonts w:eastAsiaTheme="minorEastAsia"/>
          <w:b/>
          <w:noProof/>
          <w:lang w:eastAsia="en-GB"/>
        </w:rPr>
        <w:t xml:space="preserve">. </w:t>
      </w:r>
      <w:r w:rsidRPr="003E1C91">
        <w:rPr>
          <w:rFonts w:cstheme="minorHAnsi"/>
          <w:b/>
        </w:rPr>
        <w:t xml:space="preserve">Impact of varying each model parameter </w:t>
      </w:r>
      <w:r>
        <w:rPr>
          <w:rFonts w:cstheme="minorHAnsi"/>
          <w:b/>
        </w:rPr>
        <w:t xml:space="preserve">individually </w:t>
      </w:r>
      <w:r w:rsidRPr="003E1C91">
        <w:rPr>
          <w:rFonts w:cstheme="minorHAnsi"/>
          <w:b/>
        </w:rPr>
        <w:t xml:space="preserve">on the </w:t>
      </w:r>
      <w:r>
        <w:rPr>
          <w:rFonts w:cstheme="minorHAnsi"/>
          <w:b/>
        </w:rPr>
        <w:t>daily incidence of human salmonellosis</w:t>
      </w:r>
      <w:r w:rsidR="00922DFE">
        <w:rPr>
          <w:rFonts w:cstheme="minorHAnsi"/>
          <w:b/>
        </w:rPr>
        <w:t xml:space="preserve"> for the homogenous import model</w:t>
      </w:r>
      <w:r>
        <w:rPr>
          <w:rFonts w:cstheme="minorHAnsi"/>
          <w:b/>
        </w:rPr>
        <w:t xml:space="preserve">. </w:t>
      </w:r>
      <w:r>
        <w:rPr>
          <w:rFonts w:cstheme="minorHAnsi"/>
        </w:rPr>
        <w:t>The explored parameter range for each parameter was bounded at 0</w:t>
      </w:r>
      <w:r w:rsidR="00B1357A">
        <w:rPr>
          <w:rFonts w:cstheme="minorHAnsi"/>
        </w:rPr>
        <w:t>,</w:t>
      </w:r>
      <w:r>
        <w:rPr>
          <w:rFonts w:cstheme="minorHAnsi"/>
        </w:rPr>
        <w:t xml:space="preserve"> to an order of magnitude above the parameterised model value. An exception was for </w:t>
      </w:r>
      <w:proofErr w:type="spellStart"/>
      <w:r w:rsidRPr="00353BC6">
        <w:rPr>
          <w:rFonts w:cstheme="minorHAnsi"/>
          <w:i/>
          <w:iCs/>
        </w:rPr>
        <w:t>r</w:t>
      </w:r>
      <w:r w:rsidRPr="00353BC6">
        <w:rPr>
          <w:rFonts w:cstheme="minorHAnsi"/>
          <w:i/>
          <w:iCs/>
          <w:vertAlign w:val="subscript"/>
        </w:rPr>
        <w:t>H</w:t>
      </w:r>
      <w:proofErr w:type="spellEnd"/>
      <w:r>
        <w:rPr>
          <w:rFonts w:cstheme="minorHAnsi"/>
        </w:rPr>
        <w:t xml:space="preserve">, with </w:t>
      </w:r>
      <w:proofErr w:type="spellStart"/>
      <w:r w:rsidRPr="00353BC6">
        <w:rPr>
          <w:rFonts w:cstheme="minorHAnsi"/>
          <w:i/>
          <w:iCs/>
        </w:rPr>
        <w:t>r</w:t>
      </w:r>
      <w:r w:rsidRPr="00353BC6">
        <w:rPr>
          <w:rFonts w:cstheme="minorHAnsi"/>
          <w:i/>
          <w:iCs/>
          <w:vertAlign w:val="subscript"/>
        </w:rPr>
        <w:t>H</w:t>
      </w:r>
      <w:proofErr w:type="spellEnd"/>
      <w:r w:rsidRPr="00B02A22">
        <w:rPr>
          <w:rFonts w:cstheme="minorHAnsi"/>
        </w:rPr>
        <w:t xml:space="preserve"> </w:t>
      </w:r>
      <w:r w:rsidRPr="00B02A22">
        <w:rPr>
          <w:rStyle w:val="mo"/>
          <w:rFonts w:ascii="Cambria Math" w:hAnsi="Cambria Math" w:cs="Cambria Math"/>
          <w:color w:val="242729"/>
          <w:bdr w:val="none" w:sz="0" w:space="0" w:color="auto" w:frame="1"/>
          <w:shd w:val="clear" w:color="auto" w:fill="FFFFFF"/>
        </w:rPr>
        <w:t>∈</w:t>
      </w:r>
      <w:r>
        <w:rPr>
          <w:rStyle w:val="mo"/>
          <w:rFonts w:ascii="Cambria Math" w:hAnsi="Cambria Math" w:cs="Cambria Math"/>
          <w:color w:val="242729"/>
          <w:bdr w:val="none" w:sz="0" w:space="0" w:color="auto" w:frame="1"/>
          <w:shd w:val="clear" w:color="auto" w:fill="FFFFFF"/>
        </w:rPr>
        <w:t xml:space="preserve"> </w:t>
      </w:r>
      <w:r w:rsidRPr="00B02A22">
        <w:rPr>
          <w:rStyle w:val="mo"/>
          <w:rFonts w:cstheme="minorHAnsi"/>
          <w:color w:val="242729"/>
          <w:bdr w:val="none" w:sz="0" w:space="0" w:color="auto" w:frame="1"/>
          <w:shd w:val="clear" w:color="auto" w:fill="FFFFFF"/>
        </w:rPr>
        <w:t>[</w:t>
      </w:r>
      <w:r w:rsidRPr="00B02A22">
        <w:rPr>
          <w:rStyle w:val="mn"/>
          <w:rFonts w:cstheme="minorHAnsi"/>
          <w:color w:val="242729"/>
          <w:bdr w:val="none" w:sz="0" w:space="0" w:color="auto" w:frame="1"/>
          <w:shd w:val="clear" w:color="auto" w:fill="FFFFFF"/>
        </w:rPr>
        <w:t>0.01</w:t>
      </w:r>
      <w:r w:rsidRPr="00B02A22">
        <w:rPr>
          <w:rStyle w:val="mo"/>
          <w:rFonts w:cstheme="minorHAnsi"/>
          <w:color w:val="242729"/>
          <w:bdr w:val="none" w:sz="0" w:space="0" w:color="auto" w:frame="1"/>
          <w:shd w:val="clear" w:color="auto" w:fill="FFFFFF"/>
        </w:rPr>
        <w:t>,</w:t>
      </w:r>
      <w:r w:rsidRPr="00B02A22">
        <w:t xml:space="preserve"> </w:t>
      </w:r>
      <w:r w:rsidRPr="00B02A22">
        <w:rPr>
          <w:rStyle w:val="mo"/>
          <w:rFonts w:cstheme="minorHAnsi"/>
          <w:color w:val="242729"/>
          <w:bdr w:val="none" w:sz="0" w:space="0" w:color="auto" w:frame="1"/>
          <w:shd w:val="clear" w:color="auto" w:fill="FFFFFF"/>
        </w:rPr>
        <w:t>0.55</w:t>
      </w:r>
      <w:r w:rsidRPr="00B02A22">
        <w:rPr>
          <w:rStyle w:val="mo"/>
          <w:rFonts w:cstheme="minorHAnsi"/>
          <w:color w:val="242729"/>
          <w:bdr w:val="none" w:sz="0" w:space="0" w:color="auto" w:frame="1"/>
          <w:shd w:val="clear" w:color="auto" w:fill="FFFFFF"/>
          <w:vertAlign w:val="superscript"/>
        </w:rPr>
        <w:t>-1</w:t>
      </w:r>
      <w:r w:rsidRPr="00B02A22">
        <w:rPr>
          <w:rStyle w:val="mo"/>
          <w:rFonts w:cstheme="minorHAnsi"/>
          <w:color w:val="242729"/>
          <w:bdr w:val="none" w:sz="0" w:space="0" w:color="auto" w:frame="1"/>
          <w:shd w:val="clear" w:color="auto" w:fill="FFFFFF"/>
        </w:rPr>
        <w:t>]</w:t>
      </w:r>
      <w:r>
        <w:rPr>
          <w:rStyle w:val="mo"/>
          <w:rFonts w:cstheme="minorHAnsi"/>
          <w:color w:val="242729"/>
          <w:bdr w:val="none" w:sz="0" w:space="0" w:color="auto" w:frame="1"/>
          <w:shd w:val="clear" w:color="auto" w:fill="FFFFFF"/>
        </w:rPr>
        <w:t xml:space="preserve"> to prevent the large relative changes in daily incidence at </w:t>
      </w:r>
      <w:proofErr w:type="spellStart"/>
      <w:r w:rsidRPr="00353BC6">
        <w:rPr>
          <w:rStyle w:val="mo"/>
          <w:rFonts w:cstheme="minorHAnsi"/>
          <w:i/>
          <w:iCs/>
          <w:color w:val="242729"/>
          <w:bdr w:val="none" w:sz="0" w:space="0" w:color="auto" w:frame="1"/>
          <w:shd w:val="clear" w:color="auto" w:fill="FFFFFF"/>
        </w:rPr>
        <w:t>r</w:t>
      </w:r>
      <w:r w:rsidRPr="00353BC6">
        <w:rPr>
          <w:rStyle w:val="mo"/>
          <w:rFonts w:cstheme="minorHAnsi"/>
          <w:i/>
          <w:iCs/>
          <w:color w:val="242729"/>
          <w:bdr w:val="none" w:sz="0" w:space="0" w:color="auto" w:frame="1"/>
          <w:shd w:val="clear" w:color="auto" w:fill="FFFFFF"/>
          <w:vertAlign w:val="subscript"/>
        </w:rPr>
        <w:t>H</w:t>
      </w:r>
      <w:proofErr w:type="spellEnd"/>
      <w:r>
        <w:rPr>
          <w:rStyle w:val="mo"/>
          <w:rFonts w:cstheme="minorHAnsi"/>
          <w:color w:val="242729"/>
          <w:bdr w:val="none" w:sz="0" w:space="0" w:color="auto" w:frame="1"/>
          <w:shd w:val="clear" w:color="auto" w:fill="FFFFFF"/>
        </w:rPr>
        <w:t xml:space="preserve"> = 0 obscuring presented results.</w:t>
      </w:r>
      <w:r>
        <w:rPr>
          <w:rFonts w:cstheme="minorHAnsi"/>
        </w:rPr>
        <w:t xml:space="preserve"> For fitted parameter</w:t>
      </w:r>
      <w:r w:rsidR="00013DC4">
        <w:rPr>
          <w:rFonts w:cstheme="minorHAnsi"/>
        </w:rPr>
        <w:t>s</w:t>
      </w:r>
      <w:r>
        <w:rPr>
          <w:rFonts w:cstheme="minorHAnsi"/>
        </w:rPr>
        <w:t xml:space="preserve"> this was taken as an order of magnitude above the mean fitted parameter value across all four case studies.</w:t>
      </w:r>
    </w:p>
    <w:p w14:paraId="5EC4F926" w14:textId="77777777" w:rsidR="003257FE" w:rsidRDefault="003257FE" w:rsidP="00033D32">
      <w:pPr>
        <w:rPr>
          <w:b/>
          <w:u w:val="single"/>
        </w:rPr>
      </w:pPr>
    </w:p>
    <w:p w14:paraId="255AAA37" w14:textId="4CF142CD" w:rsidR="00033D32" w:rsidRDefault="00013DC4" w:rsidP="00013DC4">
      <w:pPr>
        <w:jc w:val="center"/>
        <w:rPr>
          <w:b/>
          <w:u w:val="single"/>
        </w:rPr>
      </w:pPr>
      <w:commentRangeStart w:id="28"/>
      <w:r w:rsidRPr="00013DC4">
        <w:rPr>
          <w:noProof/>
          <w:lang w:eastAsia="en-GB"/>
        </w:rPr>
        <w:lastRenderedPageBreak/>
        <w:drawing>
          <wp:inline distT="0" distB="0" distL="0" distR="0" wp14:anchorId="0C0593F5" wp14:editId="5DE24801">
            <wp:extent cx="4572000" cy="6400800"/>
            <wp:effectExtent l="0" t="0" r="0" b="0"/>
            <wp:docPr id="19" name="Picture 19" descr="\\csce.datastore.ed.ac.uk\csce\biology\users\s1678248\PhD\Chapter_3\Models\Chapter-3\Figures\ResRat_m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ce.datastore.ed.ac.uk\csce\biology\users\s1678248\PhD\Chapter_3\Models\Chapter-3\Figures\ResRat_mon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2000" cy="6400800"/>
                    </a:xfrm>
                    <a:prstGeom prst="rect">
                      <a:avLst/>
                    </a:prstGeom>
                    <a:noFill/>
                    <a:ln>
                      <a:noFill/>
                    </a:ln>
                  </pic:spPr>
                </pic:pic>
              </a:graphicData>
            </a:graphic>
          </wp:inline>
        </w:drawing>
      </w:r>
      <w:commentRangeEnd w:id="28"/>
      <w:r w:rsidR="002A0C6C">
        <w:rPr>
          <w:rStyle w:val="CommentReference"/>
        </w:rPr>
        <w:commentReference w:id="28"/>
      </w:r>
    </w:p>
    <w:p w14:paraId="63FADC99" w14:textId="098B622C" w:rsidR="00013DC4" w:rsidRPr="00AF38B1" w:rsidRDefault="00013DC4" w:rsidP="00013DC4">
      <w:pPr>
        <w:spacing w:after="0" w:line="360" w:lineRule="auto"/>
        <w:jc w:val="both"/>
        <w:rPr>
          <w:rFonts w:eastAsiaTheme="minorEastAsia"/>
          <w:noProof/>
          <w:lang w:eastAsia="en-GB"/>
        </w:rPr>
      </w:pPr>
      <w:r w:rsidRPr="00AF38B1">
        <w:rPr>
          <w:rFonts w:eastAsiaTheme="minorEastAsia"/>
          <w:b/>
          <w:bCs/>
          <w:noProof/>
          <w:lang w:eastAsia="en-GB"/>
        </w:rPr>
        <w:t>Figure S</w:t>
      </w:r>
      <w:r w:rsidR="00922DFE">
        <w:rPr>
          <w:rFonts w:eastAsiaTheme="minorEastAsia"/>
          <w:b/>
          <w:bCs/>
          <w:noProof/>
          <w:lang w:eastAsia="en-GB"/>
        </w:rPr>
        <w:t>8</w:t>
      </w:r>
      <w:r w:rsidRPr="00AF38B1">
        <w:rPr>
          <w:rFonts w:eastAsiaTheme="minorEastAsia"/>
          <w:b/>
          <w:noProof/>
          <w:lang w:eastAsia="en-GB"/>
        </w:rPr>
        <w:t xml:space="preserve">. </w:t>
      </w:r>
      <w:r w:rsidRPr="003E1C91">
        <w:rPr>
          <w:rFonts w:cstheme="minorHAnsi"/>
          <w:b/>
        </w:rPr>
        <w:t xml:space="preserve">Impact of varying each model parameter </w:t>
      </w:r>
      <w:r>
        <w:rPr>
          <w:rFonts w:cstheme="minorHAnsi"/>
          <w:b/>
        </w:rPr>
        <w:t xml:space="preserve">individually </w:t>
      </w:r>
      <w:r w:rsidRPr="003E1C91">
        <w:rPr>
          <w:rFonts w:cstheme="minorHAnsi"/>
          <w:b/>
        </w:rPr>
        <w:t xml:space="preserve">on the </w:t>
      </w:r>
      <w:r>
        <w:rPr>
          <w:rFonts w:cstheme="minorHAnsi"/>
          <w:b/>
        </w:rPr>
        <w:t>proportion of ampicillin-resistant human salmonellosis</w:t>
      </w:r>
      <w:r w:rsidR="00922DFE">
        <w:rPr>
          <w:rFonts w:cstheme="minorHAnsi"/>
          <w:b/>
        </w:rPr>
        <w:t xml:space="preserve"> for the homogenous import model</w:t>
      </w:r>
      <w:r>
        <w:rPr>
          <w:rFonts w:cstheme="minorHAnsi"/>
          <w:b/>
        </w:rPr>
        <w:t xml:space="preserve">. </w:t>
      </w:r>
      <w:r>
        <w:rPr>
          <w:rFonts w:cstheme="minorHAnsi"/>
        </w:rPr>
        <w:t xml:space="preserve">The explored parameter range for each parameter was bounded at 0, to an order of magnitude above the parameterised model value. An exception was for </w:t>
      </w:r>
      <w:proofErr w:type="spellStart"/>
      <w:r w:rsidRPr="00353BC6">
        <w:rPr>
          <w:rFonts w:cstheme="minorHAnsi"/>
          <w:i/>
          <w:iCs/>
        </w:rPr>
        <w:t>r</w:t>
      </w:r>
      <w:r w:rsidRPr="00353BC6">
        <w:rPr>
          <w:rFonts w:cstheme="minorHAnsi"/>
          <w:i/>
          <w:iCs/>
          <w:vertAlign w:val="subscript"/>
        </w:rPr>
        <w:t>H</w:t>
      </w:r>
      <w:proofErr w:type="spellEnd"/>
      <w:r>
        <w:rPr>
          <w:rFonts w:cstheme="minorHAnsi"/>
        </w:rPr>
        <w:t xml:space="preserve">, with </w:t>
      </w:r>
      <w:proofErr w:type="spellStart"/>
      <w:r w:rsidRPr="00353BC6">
        <w:rPr>
          <w:rFonts w:cstheme="minorHAnsi"/>
          <w:i/>
          <w:iCs/>
        </w:rPr>
        <w:t>r</w:t>
      </w:r>
      <w:r w:rsidRPr="00353BC6">
        <w:rPr>
          <w:rFonts w:cstheme="minorHAnsi"/>
          <w:i/>
          <w:iCs/>
          <w:vertAlign w:val="subscript"/>
        </w:rPr>
        <w:t>H</w:t>
      </w:r>
      <w:proofErr w:type="spellEnd"/>
      <w:r w:rsidRPr="00B02A22">
        <w:rPr>
          <w:rFonts w:cstheme="minorHAnsi"/>
        </w:rPr>
        <w:t xml:space="preserve"> </w:t>
      </w:r>
      <w:r w:rsidRPr="00B02A22">
        <w:rPr>
          <w:rStyle w:val="mo"/>
          <w:rFonts w:ascii="Cambria Math" w:hAnsi="Cambria Math" w:cs="Cambria Math"/>
          <w:color w:val="242729"/>
          <w:bdr w:val="none" w:sz="0" w:space="0" w:color="auto" w:frame="1"/>
          <w:shd w:val="clear" w:color="auto" w:fill="FFFFFF"/>
        </w:rPr>
        <w:t>∈</w:t>
      </w:r>
      <w:r>
        <w:rPr>
          <w:rStyle w:val="mo"/>
          <w:rFonts w:ascii="Cambria Math" w:hAnsi="Cambria Math" w:cs="Cambria Math"/>
          <w:color w:val="242729"/>
          <w:bdr w:val="none" w:sz="0" w:space="0" w:color="auto" w:frame="1"/>
          <w:shd w:val="clear" w:color="auto" w:fill="FFFFFF"/>
        </w:rPr>
        <w:t xml:space="preserve"> </w:t>
      </w:r>
      <w:r w:rsidRPr="00B02A22">
        <w:rPr>
          <w:rStyle w:val="mo"/>
          <w:rFonts w:cstheme="minorHAnsi"/>
          <w:color w:val="242729"/>
          <w:bdr w:val="none" w:sz="0" w:space="0" w:color="auto" w:frame="1"/>
          <w:shd w:val="clear" w:color="auto" w:fill="FFFFFF"/>
        </w:rPr>
        <w:t>[</w:t>
      </w:r>
      <w:r w:rsidRPr="00B02A22">
        <w:rPr>
          <w:rStyle w:val="mn"/>
          <w:rFonts w:cstheme="minorHAnsi"/>
          <w:color w:val="242729"/>
          <w:bdr w:val="none" w:sz="0" w:space="0" w:color="auto" w:frame="1"/>
          <w:shd w:val="clear" w:color="auto" w:fill="FFFFFF"/>
        </w:rPr>
        <w:t>0.01</w:t>
      </w:r>
      <w:r w:rsidRPr="00B02A22">
        <w:rPr>
          <w:rStyle w:val="mo"/>
          <w:rFonts w:cstheme="minorHAnsi"/>
          <w:color w:val="242729"/>
          <w:bdr w:val="none" w:sz="0" w:space="0" w:color="auto" w:frame="1"/>
          <w:shd w:val="clear" w:color="auto" w:fill="FFFFFF"/>
        </w:rPr>
        <w:t>,</w:t>
      </w:r>
      <w:r w:rsidRPr="00B02A22">
        <w:t xml:space="preserve"> </w:t>
      </w:r>
      <w:r w:rsidRPr="00B02A22">
        <w:rPr>
          <w:rStyle w:val="mo"/>
          <w:rFonts w:cstheme="minorHAnsi"/>
          <w:color w:val="242729"/>
          <w:bdr w:val="none" w:sz="0" w:space="0" w:color="auto" w:frame="1"/>
          <w:shd w:val="clear" w:color="auto" w:fill="FFFFFF"/>
        </w:rPr>
        <w:t>0.55</w:t>
      </w:r>
      <w:r w:rsidRPr="00B02A22">
        <w:rPr>
          <w:rStyle w:val="mo"/>
          <w:rFonts w:cstheme="minorHAnsi"/>
          <w:color w:val="242729"/>
          <w:bdr w:val="none" w:sz="0" w:space="0" w:color="auto" w:frame="1"/>
          <w:shd w:val="clear" w:color="auto" w:fill="FFFFFF"/>
          <w:vertAlign w:val="superscript"/>
        </w:rPr>
        <w:t>-1</w:t>
      </w:r>
      <w:r w:rsidRPr="00B02A22">
        <w:rPr>
          <w:rStyle w:val="mo"/>
          <w:rFonts w:cstheme="minorHAnsi"/>
          <w:color w:val="242729"/>
          <w:bdr w:val="none" w:sz="0" w:space="0" w:color="auto" w:frame="1"/>
          <w:shd w:val="clear" w:color="auto" w:fill="FFFFFF"/>
        </w:rPr>
        <w:t>]</w:t>
      </w:r>
      <w:r>
        <w:rPr>
          <w:rStyle w:val="mo"/>
          <w:rFonts w:cstheme="minorHAnsi"/>
          <w:color w:val="242729"/>
          <w:bdr w:val="none" w:sz="0" w:space="0" w:color="auto" w:frame="1"/>
          <w:shd w:val="clear" w:color="auto" w:fill="FFFFFF"/>
        </w:rPr>
        <w:t xml:space="preserve"> to prevent the large relative changes in daily incidence at </w:t>
      </w:r>
      <w:proofErr w:type="spellStart"/>
      <w:r w:rsidRPr="00353BC6">
        <w:rPr>
          <w:rStyle w:val="mo"/>
          <w:rFonts w:cstheme="minorHAnsi"/>
          <w:i/>
          <w:iCs/>
          <w:color w:val="242729"/>
          <w:bdr w:val="none" w:sz="0" w:space="0" w:color="auto" w:frame="1"/>
          <w:shd w:val="clear" w:color="auto" w:fill="FFFFFF"/>
        </w:rPr>
        <w:t>r</w:t>
      </w:r>
      <w:r w:rsidRPr="00353BC6">
        <w:rPr>
          <w:rStyle w:val="mo"/>
          <w:rFonts w:cstheme="minorHAnsi"/>
          <w:i/>
          <w:iCs/>
          <w:color w:val="242729"/>
          <w:bdr w:val="none" w:sz="0" w:space="0" w:color="auto" w:frame="1"/>
          <w:shd w:val="clear" w:color="auto" w:fill="FFFFFF"/>
          <w:vertAlign w:val="subscript"/>
        </w:rPr>
        <w:t>H</w:t>
      </w:r>
      <w:proofErr w:type="spellEnd"/>
      <w:r>
        <w:rPr>
          <w:rStyle w:val="mo"/>
          <w:rFonts w:cstheme="minorHAnsi"/>
          <w:color w:val="242729"/>
          <w:bdr w:val="none" w:sz="0" w:space="0" w:color="auto" w:frame="1"/>
          <w:shd w:val="clear" w:color="auto" w:fill="FFFFFF"/>
        </w:rPr>
        <w:t xml:space="preserve"> = 0 obscuring presented results.</w:t>
      </w:r>
      <w:r>
        <w:rPr>
          <w:rFonts w:cstheme="minorHAnsi"/>
        </w:rPr>
        <w:t xml:space="preserve"> For fitted parameters this was taken as an order of magnitude above the mean fitted parameter value across all four case studies. Note that </w:t>
      </w:r>
      <w:proofErr w:type="spellStart"/>
      <w:r>
        <w:rPr>
          <w:rFonts w:cstheme="minorHAnsi"/>
        </w:rPr>
        <w:t>r</w:t>
      </w:r>
      <w:r w:rsidRPr="00922DFE">
        <w:rPr>
          <w:rFonts w:cstheme="minorHAnsi"/>
          <w:vertAlign w:val="subscript"/>
        </w:rPr>
        <w:t>A</w:t>
      </w:r>
      <w:proofErr w:type="spellEnd"/>
      <w:r>
        <w:rPr>
          <w:rFonts w:cstheme="minorHAnsi"/>
        </w:rPr>
        <w:t xml:space="preserve"> displays a non-monotonic relationship with </w:t>
      </w:r>
      <w:r w:rsidR="00922DFE">
        <w:rPr>
          <w:rFonts w:cstheme="minorHAnsi"/>
        </w:rPr>
        <w:t xml:space="preserve">the outcome measure. </w:t>
      </w:r>
      <w:r>
        <w:rPr>
          <w:rFonts w:cstheme="minorHAnsi"/>
        </w:rPr>
        <w:t xml:space="preserve"> </w:t>
      </w:r>
    </w:p>
    <w:p w14:paraId="15C8E82D" w14:textId="77777777" w:rsidR="00013DC4" w:rsidRPr="00033D32" w:rsidRDefault="00013DC4" w:rsidP="00033D32">
      <w:pPr>
        <w:rPr>
          <w:b/>
          <w:u w:val="single"/>
        </w:rPr>
      </w:pPr>
    </w:p>
    <w:p w14:paraId="6ED2501F" w14:textId="5FF908D4" w:rsidR="00033D32" w:rsidRDefault="00922DFE" w:rsidP="00922DFE">
      <w:pPr>
        <w:jc w:val="center"/>
        <w:rPr>
          <w:b/>
          <w:u w:val="single"/>
        </w:rPr>
      </w:pPr>
      <w:r w:rsidRPr="00922DFE">
        <w:rPr>
          <w:noProof/>
          <w:lang w:eastAsia="en-GB"/>
        </w:rPr>
        <w:lastRenderedPageBreak/>
        <w:drawing>
          <wp:inline distT="0" distB="0" distL="0" distR="0" wp14:anchorId="066CF520" wp14:editId="3E69128A">
            <wp:extent cx="5426710" cy="5426710"/>
            <wp:effectExtent l="0" t="0" r="2540" b="2540"/>
            <wp:docPr id="20" name="Picture 20" descr="\\csce.datastore.ed.ac.uk\csce\biology\users\s1678248\PhD\Chapter_3\Models\Chapter-3\Figures\LHS_GENERAL_PR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ce.datastore.ed.ac.uk\csce\biology\users\s1678248\PhD\Chapter_3\Models\Chapter-3\Figures\LHS_GENERAL_PRCC.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26710" cy="5426710"/>
                    </a:xfrm>
                    <a:prstGeom prst="rect">
                      <a:avLst/>
                    </a:prstGeom>
                    <a:noFill/>
                    <a:ln>
                      <a:noFill/>
                    </a:ln>
                  </pic:spPr>
                </pic:pic>
              </a:graphicData>
            </a:graphic>
          </wp:inline>
        </w:drawing>
      </w:r>
    </w:p>
    <w:p w14:paraId="1BE366D7" w14:textId="2EF21384" w:rsidR="00922DFE" w:rsidRDefault="00922DFE" w:rsidP="00922DFE">
      <w:pPr>
        <w:spacing w:after="0" w:line="360" w:lineRule="auto"/>
        <w:jc w:val="both"/>
        <w:rPr>
          <w:bCs/>
        </w:rPr>
      </w:pPr>
      <w:r w:rsidRPr="00331B9C">
        <w:rPr>
          <w:b/>
        </w:rPr>
        <w:t xml:space="preserve">Figure </w:t>
      </w:r>
      <w:r w:rsidR="003656A5">
        <w:rPr>
          <w:b/>
        </w:rPr>
        <w:t>S9</w:t>
      </w:r>
      <w:r w:rsidRPr="00331B9C">
        <w:rPr>
          <w:b/>
        </w:rPr>
        <w:t xml:space="preserve">. </w:t>
      </w:r>
      <w:r>
        <w:rPr>
          <w:b/>
        </w:rPr>
        <w:t xml:space="preserve">Latin hypercube </w:t>
      </w:r>
      <w:r w:rsidRPr="00331B9C">
        <w:rPr>
          <w:b/>
        </w:rPr>
        <w:t>sampling partial rank correlation coefficient (LHS-PRCC)</w:t>
      </w:r>
      <w:r>
        <w:rPr>
          <w:b/>
        </w:rPr>
        <w:t xml:space="preserve"> sensitivity analysis for the homogenous import model. A) Daily incidence of </w:t>
      </w:r>
      <w:r w:rsidR="00794FCB">
        <w:rPr>
          <w:b/>
        </w:rPr>
        <w:t xml:space="preserve">human salmonellosis. B) Proportion of human ampicillin resistant salmonellosis. </w:t>
      </w:r>
      <w:r>
        <w:rPr>
          <w:bCs/>
        </w:rPr>
        <w:t xml:space="preserve">Note that 95% confidence intervals for each correlation coefficient was generated through generating n = 100 bootstrap replicates. </w:t>
      </w:r>
    </w:p>
    <w:p w14:paraId="6FD49EE7" w14:textId="77777777" w:rsidR="00922DFE" w:rsidRPr="00033D32" w:rsidRDefault="00922DFE" w:rsidP="00922DFE">
      <w:pPr>
        <w:jc w:val="center"/>
        <w:rPr>
          <w:b/>
          <w:u w:val="single"/>
        </w:rPr>
      </w:pPr>
    </w:p>
    <w:p w14:paraId="7922DD3A" w14:textId="0E31CEDD" w:rsidR="00033D32" w:rsidRDefault="00922DFE" w:rsidP="00922DFE">
      <w:pPr>
        <w:jc w:val="center"/>
        <w:rPr>
          <w:b/>
          <w:u w:val="single"/>
        </w:rPr>
      </w:pPr>
      <w:r w:rsidRPr="003656A5">
        <w:rPr>
          <w:noProof/>
          <w:lang w:eastAsia="en-GB"/>
        </w:rPr>
        <w:lastRenderedPageBreak/>
        <w:drawing>
          <wp:inline distT="0" distB="0" distL="0" distR="0" wp14:anchorId="2BF9FD70" wp14:editId="60FBC975">
            <wp:extent cx="5180330" cy="5180330"/>
            <wp:effectExtent l="0" t="0" r="127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80330" cy="5180330"/>
                    </a:xfrm>
                    <a:prstGeom prst="rect">
                      <a:avLst/>
                    </a:prstGeom>
                    <a:noFill/>
                  </pic:spPr>
                </pic:pic>
              </a:graphicData>
            </a:graphic>
          </wp:inline>
        </w:drawing>
      </w:r>
    </w:p>
    <w:p w14:paraId="734798C4" w14:textId="6F76957B" w:rsidR="003656A5" w:rsidRDefault="003656A5" w:rsidP="003656A5">
      <w:pPr>
        <w:spacing w:after="0" w:line="360" w:lineRule="auto"/>
        <w:jc w:val="both"/>
        <w:rPr>
          <w:bCs/>
        </w:rPr>
      </w:pPr>
      <w:r w:rsidRPr="00331B9C">
        <w:rPr>
          <w:b/>
        </w:rPr>
        <w:t xml:space="preserve">Figure </w:t>
      </w:r>
      <w:r>
        <w:rPr>
          <w:b/>
        </w:rPr>
        <w:t>S9</w:t>
      </w:r>
      <w:r w:rsidRPr="00331B9C">
        <w:rPr>
          <w:b/>
        </w:rPr>
        <w:t xml:space="preserve">. </w:t>
      </w:r>
      <w:r>
        <w:rPr>
          <w:b/>
        </w:rPr>
        <w:t>Extended Fourier amplitude sensitivity analysis (eFAST</w:t>
      </w:r>
      <w:r w:rsidRPr="00331B9C">
        <w:rPr>
          <w:b/>
        </w:rPr>
        <w:t>)</w:t>
      </w:r>
      <w:r>
        <w:rPr>
          <w:b/>
        </w:rPr>
        <w:t xml:space="preserve"> sensitivity analysis for the homogenous import model. A) Daily incidence of human salmonellosis. B) Proportion of human ampicillin resistant salmonellosis. </w:t>
      </w:r>
      <w:r>
        <w:rPr>
          <w:bCs/>
        </w:rPr>
        <w:t>The remaining proportion of the total order effects after accounting for first order effects in the eFAST can be considered the second order effects for each explored model parameter.</w:t>
      </w:r>
    </w:p>
    <w:p w14:paraId="27D9A13E" w14:textId="630BA0C3" w:rsidR="003656A5" w:rsidRDefault="003656A5" w:rsidP="00922DFE">
      <w:pPr>
        <w:jc w:val="center"/>
        <w:rPr>
          <w:b/>
          <w:u w:val="single"/>
        </w:rPr>
      </w:pPr>
    </w:p>
    <w:p w14:paraId="50233F7E" w14:textId="3351743D" w:rsidR="003656A5" w:rsidRDefault="003656A5" w:rsidP="00922DFE">
      <w:pPr>
        <w:jc w:val="center"/>
        <w:rPr>
          <w:b/>
          <w:u w:val="single"/>
        </w:rPr>
      </w:pPr>
    </w:p>
    <w:p w14:paraId="56E51902" w14:textId="2DFD3B31" w:rsidR="003656A5" w:rsidRDefault="003656A5" w:rsidP="00922DFE">
      <w:pPr>
        <w:jc w:val="center"/>
        <w:rPr>
          <w:b/>
          <w:u w:val="single"/>
        </w:rPr>
      </w:pPr>
    </w:p>
    <w:p w14:paraId="66D49BFE" w14:textId="05714D46" w:rsidR="003656A5" w:rsidRDefault="003656A5" w:rsidP="00922DFE">
      <w:pPr>
        <w:jc w:val="center"/>
        <w:rPr>
          <w:b/>
          <w:u w:val="single"/>
        </w:rPr>
      </w:pPr>
    </w:p>
    <w:p w14:paraId="66AE1C6B" w14:textId="4085123B" w:rsidR="003656A5" w:rsidRDefault="003656A5" w:rsidP="00922DFE">
      <w:pPr>
        <w:jc w:val="center"/>
        <w:rPr>
          <w:b/>
          <w:u w:val="single"/>
        </w:rPr>
      </w:pPr>
    </w:p>
    <w:p w14:paraId="4C1947B6" w14:textId="00E0E8A3" w:rsidR="003656A5" w:rsidRDefault="003656A5" w:rsidP="00922DFE">
      <w:pPr>
        <w:jc w:val="center"/>
        <w:rPr>
          <w:b/>
          <w:u w:val="single"/>
        </w:rPr>
      </w:pPr>
    </w:p>
    <w:p w14:paraId="4F496EAF" w14:textId="77777777" w:rsidR="003656A5" w:rsidRPr="00033D32" w:rsidRDefault="003656A5" w:rsidP="00922DFE">
      <w:pPr>
        <w:jc w:val="center"/>
        <w:rPr>
          <w:b/>
          <w:u w:val="single"/>
        </w:rPr>
      </w:pPr>
    </w:p>
    <w:p w14:paraId="0F424F5C" w14:textId="07906026" w:rsidR="00033D32" w:rsidRDefault="003656A5" w:rsidP="002F619F">
      <w:pPr>
        <w:jc w:val="center"/>
        <w:rPr>
          <w:b/>
          <w:u w:val="single"/>
        </w:rPr>
      </w:pPr>
      <w:r w:rsidRPr="003656A5">
        <w:rPr>
          <w:noProof/>
          <w:lang w:eastAsia="en-GB"/>
        </w:rPr>
        <w:lastRenderedPageBreak/>
        <w:drawing>
          <wp:inline distT="0" distB="0" distL="0" distR="0" wp14:anchorId="5F12B468" wp14:editId="0A623069">
            <wp:extent cx="4792755" cy="5819775"/>
            <wp:effectExtent l="0" t="0" r="8255" b="0"/>
            <wp:docPr id="22" name="Picture 22" descr="\\csce.datastore.ed.ac.uk\csce\biology\users\s1678248\PhD\Chapter_3\Models\Chapter-3\Figures\heat_comb_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ce.datastore.ed.ac.uk\csce\biology\users\s1678248\PhD\Chapter_3\Models\Chapter-3\Figures\heat_comb_eta.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96378" cy="5824175"/>
                    </a:xfrm>
                    <a:prstGeom prst="rect">
                      <a:avLst/>
                    </a:prstGeom>
                    <a:noFill/>
                    <a:ln>
                      <a:noFill/>
                    </a:ln>
                  </pic:spPr>
                </pic:pic>
              </a:graphicData>
            </a:graphic>
          </wp:inline>
        </w:drawing>
      </w:r>
    </w:p>
    <w:p w14:paraId="70550D69" w14:textId="6923DC07" w:rsidR="002F619F" w:rsidRPr="00A8015B" w:rsidRDefault="002F619F" w:rsidP="00E96595">
      <w:pPr>
        <w:pStyle w:val="NoSpacing"/>
        <w:spacing w:line="360" w:lineRule="auto"/>
        <w:jc w:val="both"/>
        <w:rPr>
          <w:rFonts w:cstheme="minorHAnsi"/>
          <w:bCs/>
        </w:rPr>
      </w:pPr>
      <w:r w:rsidRPr="00A87E71">
        <w:rPr>
          <w:b/>
          <w:bCs/>
        </w:rPr>
        <w:t xml:space="preserve">Figure </w:t>
      </w:r>
      <w:r>
        <w:rPr>
          <w:b/>
          <w:bCs/>
        </w:rPr>
        <w:t>S10</w:t>
      </w:r>
      <w:r w:rsidRPr="00A87E71">
        <w:rPr>
          <w:b/>
          <w:bCs/>
        </w:rPr>
        <w:t xml:space="preserve">. Impact of altering </w:t>
      </w:r>
      <w:proofErr w:type="spellStart"/>
      <w:r>
        <w:rPr>
          <w:b/>
          <w:bCs/>
        </w:rPr>
        <w:t>Frac</w:t>
      </w:r>
      <w:r w:rsidRPr="00A8015B">
        <w:rPr>
          <w:b/>
          <w:bCs/>
          <w:vertAlign w:val="subscript"/>
        </w:rPr>
        <w:t>Imp</w:t>
      </w:r>
      <w:proofErr w:type="spellEnd"/>
      <w:r w:rsidRPr="00A87E71">
        <w:rPr>
          <w:b/>
          <w:bCs/>
        </w:rPr>
        <w:t xml:space="preserve"> and </w:t>
      </w:r>
      <w:proofErr w:type="spellStart"/>
      <w:r>
        <w:rPr>
          <w:b/>
          <w:bCs/>
        </w:rPr>
        <w:t>PropRes</w:t>
      </w:r>
      <w:r w:rsidRPr="00A8015B">
        <w:rPr>
          <w:b/>
          <w:bCs/>
          <w:vertAlign w:val="subscript"/>
        </w:rPr>
        <w:t>Imp</w:t>
      </w:r>
      <w:proofErr w:type="spellEnd"/>
      <w:r>
        <w:rPr>
          <w:b/>
          <w:bCs/>
        </w:rPr>
        <w:t xml:space="preserve"> import parameters</w:t>
      </w:r>
      <w:r w:rsidRPr="00A87E71">
        <w:rPr>
          <w:b/>
          <w:bCs/>
        </w:rPr>
        <w:t xml:space="preserve"> on the efficacy of curtailment for</w:t>
      </w:r>
      <w:r w:rsidR="00E96595" w:rsidRPr="00E96595">
        <w:rPr>
          <w:b/>
          <w:bCs/>
        </w:rPr>
        <w:t xml:space="preserve"> </w:t>
      </w:r>
      <w:r w:rsidR="00E96595">
        <w:rPr>
          <w:b/>
          <w:bCs/>
        </w:rPr>
        <w:t xml:space="preserve">the relative reduction in prevalence of Salmonella spp. from domestic livestock to carcasses. </w:t>
      </w:r>
      <w:r w:rsidR="00E96595" w:rsidRPr="00E96595">
        <w:rPr>
          <w:b/>
          <w:bCs/>
        </w:rPr>
        <w:t>We explore two alternative scenarios relative to the baseline. A) Strong reductions to the level of contamination found in domestic livestock carcasses (</w:t>
      </w:r>
      <w:r w:rsidR="00E96595" w:rsidRPr="00E96595">
        <w:rPr>
          <w:rFonts w:cstheme="minorHAnsi"/>
          <w:b/>
          <w:bCs/>
        </w:rPr>
        <w:t>η = 0.05</w:t>
      </w:r>
      <w:r w:rsidR="00E96595" w:rsidRPr="00E96595">
        <w:rPr>
          <w:b/>
          <w:bCs/>
        </w:rPr>
        <w:t>). B) Baseline reductions to the level of contamination found in domestic livestock carcasses (</w:t>
      </w:r>
      <w:r w:rsidR="00E96595" w:rsidRPr="00E96595">
        <w:rPr>
          <w:rFonts w:cstheme="minorHAnsi"/>
          <w:b/>
          <w:bCs/>
        </w:rPr>
        <w:t>η = 0.011</w:t>
      </w:r>
      <w:r w:rsidR="00E96595" w:rsidRPr="00E96595">
        <w:rPr>
          <w:b/>
          <w:bCs/>
        </w:rPr>
        <w:t xml:space="preserve">). C) </w:t>
      </w:r>
      <w:r w:rsidR="00E96595">
        <w:rPr>
          <w:b/>
          <w:bCs/>
        </w:rPr>
        <w:t>Weaker</w:t>
      </w:r>
      <w:r w:rsidR="00E96595" w:rsidRPr="00E96595">
        <w:rPr>
          <w:b/>
          <w:bCs/>
        </w:rPr>
        <w:t xml:space="preserve"> reductions to the level of contamination found in domestic livestock carcasses (</w:t>
      </w:r>
      <w:r w:rsidR="00E96595" w:rsidRPr="00E96595">
        <w:rPr>
          <w:rFonts w:cstheme="minorHAnsi"/>
          <w:b/>
          <w:bCs/>
        </w:rPr>
        <w:t>η</w:t>
      </w:r>
      <w:r w:rsidR="00E96595" w:rsidRPr="00E96595">
        <w:rPr>
          <w:b/>
          <w:bCs/>
        </w:rPr>
        <w:t xml:space="preserve"> = 0.20).</w:t>
      </w:r>
      <w:r w:rsidR="00E96595">
        <w:rPr>
          <w:bCs/>
        </w:rPr>
        <w:t xml:space="preserve"> For each value of </w:t>
      </w:r>
      <w:r w:rsidR="00E96595">
        <w:rPr>
          <w:rFonts w:cstheme="minorHAnsi"/>
          <w:bCs/>
        </w:rPr>
        <w:t>η</w:t>
      </w:r>
      <w:r w:rsidR="00E96595">
        <w:rPr>
          <w:bCs/>
        </w:rPr>
        <w:t xml:space="preserve"> we explore a g</w:t>
      </w:r>
      <w:r w:rsidR="00E96595" w:rsidRPr="00E96595">
        <w:rPr>
          <w:bCs/>
        </w:rPr>
        <w:t>eneral livestock import case study (</w:t>
      </w:r>
      <w:r w:rsidR="00E96595" w:rsidRPr="00E96595">
        <w:rPr>
          <w:rFonts w:cstheme="minorHAnsi"/>
          <w:bCs/>
        </w:rPr>
        <w:t>ψ</w:t>
      </w:r>
      <w:r w:rsidR="00E96595" w:rsidRPr="00E96595">
        <w:rPr>
          <w:bCs/>
        </w:rPr>
        <w:t xml:space="preserve"> = 0.656</w:t>
      </w:r>
      <w:r w:rsidR="00E96595">
        <w:rPr>
          <w:bCs/>
        </w:rPr>
        <w:t>) and a scenario of import based on s</w:t>
      </w:r>
      <w:r w:rsidR="00E96595" w:rsidRPr="00E96595">
        <w:rPr>
          <w:bCs/>
        </w:rPr>
        <w:t>wine food product</w:t>
      </w:r>
      <w:r w:rsidR="00E96595">
        <w:rPr>
          <w:bCs/>
        </w:rPr>
        <w:t xml:space="preserve">s </w:t>
      </w:r>
      <w:r w:rsidR="00E96595" w:rsidRPr="00E96595">
        <w:rPr>
          <w:bCs/>
        </w:rPr>
        <w:t>(</w:t>
      </w:r>
      <w:r w:rsidR="00E96595" w:rsidRPr="00E96595">
        <w:rPr>
          <w:rFonts w:cstheme="minorHAnsi"/>
          <w:bCs/>
        </w:rPr>
        <w:t>ψ</w:t>
      </w:r>
      <w:r w:rsidR="00E96595" w:rsidRPr="00E96595">
        <w:rPr>
          <w:bCs/>
        </w:rPr>
        <w:t xml:space="preserve"> = 0.4455</w:t>
      </w:r>
      <w:r w:rsidR="00E96595">
        <w:rPr>
          <w:b/>
          <w:bCs/>
        </w:rPr>
        <w:t>).</w:t>
      </w:r>
      <w:r w:rsidRPr="00E96595">
        <w:rPr>
          <w:bCs/>
        </w:rPr>
        <w:t xml:space="preserve"> </w:t>
      </w:r>
      <w:r w:rsidRPr="003D603C">
        <w:rPr>
          <w:bCs/>
        </w:rPr>
        <w:t>R</w:t>
      </w:r>
      <w:r>
        <w:rPr>
          <w:bCs/>
        </w:rPr>
        <w:t xml:space="preserve">ed dot represents the baseline parameterisation for </w:t>
      </w:r>
      <w:proofErr w:type="spellStart"/>
      <w:r>
        <w:rPr>
          <w:bCs/>
        </w:rPr>
        <w:t>Frac</w:t>
      </w:r>
      <w:r w:rsidRPr="00A8015B">
        <w:rPr>
          <w:bCs/>
          <w:vertAlign w:val="subscript"/>
        </w:rPr>
        <w:t>Imp</w:t>
      </w:r>
      <w:proofErr w:type="spellEnd"/>
      <w:r>
        <w:rPr>
          <w:bCs/>
        </w:rPr>
        <w:t xml:space="preserve"> and </w:t>
      </w:r>
      <w:proofErr w:type="spellStart"/>
      <w:r>
        <w:rPr>
          <w:bCs/>
        </w:rPr>
        <w:t>PropRes</w:t>
      </w:r>
      <w:r w:rsidRPr="00A8015B">
        <w:rPr>
          <w:bCs/>
          <w:vertAlign w:val="subscript"/>
        </w:rPr>
        <w:t>Imp</w:t>
      </w:r>
      <w:proofErr w:type="spellEnd"/>
      <w:r>
        <w:rPr>
          <w:bCs/>
        </w:rPr>
        <w:t xml:space="preserve"> parameters from ECDC data (</w:t>
      </w:r>
      <w:proofErr w:type="spellStart"/>
      <w:r>
        <w:rPr>
          <w:bCs/>
        </w:rPr>
        <w:t>Frac</w:t>
      </w:r>
      <w:r w:rsidRPr="00A8015B">
        <w:rPr>
          <w:bCs/>
          <w:vertAlign w:val="subscript"/>
        </w:rPr>
        <w:t>Imp</w:t>
      </w:r>
      <w:proofErr w:type="spellEnd"/>
      <w:r>
        <w:rPr>
          <w:bCs/>
        </w:rPr>
        <w:t xml:space="preserve"> = 0.0628; </w:t>
      </w:r>
      <w:proofErr w:type="spellStart"/>
      <w:r>
        <w:rPr>
          <w:bCs/>
        </w:rPr>
        <w:t>PropRes</w:t>
      </w:r>
      <w:r w:rsidRPr="00A8015B">
        <w:rPr>
          <w:bCs/>
          <w:vertAlign w:val="subscript"/>
        </w:rPr>
        <w:t>Imp</w:t>
      </w:r>
      <w:proofErr w:type="spellEnd"/>
      <w:r>
        <w:rPr>
          <w:bCs/>
        </w:rPr>
        <w:t xml:space="preserve"> = 0.487). </w:t>
      </w:r>
    </w:p>
    <w:p w14:paraId="5369E5BA" w14:textId="272BF352" w:rsidR="00033D32" w:rsidRDefault="00E96595" w:rsidP="00E96595">
      <w:pPr>
        <w:jc w:val="center"/>
      </w:pPr>
      <w:r w:rsidRPr="00E96595">
        <w:rPr>
          <w:noProof/>
          <w:lang w:eastAsia="en-GB"/>
        </w:rPr>
        <w:lastRenderedPageBreak/>
        <w:drawing>
          <wp:inline distT="0" distB="0" distL="0" distR="0" wp14:anchorId="2F624770" wp14:editId="418BB1AC">
            <wp:extent cx="4572000" cy="6400800"/>
            <wp:effectExtent l="0" t="0" r="0" b="0"/>
            <wp:docPr id="23" name="Picture 23" descr="\\csce.datastore.ed.ac.uk\csce\biology\users\s1678248\PhD\Chapter_3\Models\Chapter-3\Figures\rel_Res_parm_m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ce.datastore.ed.ac.uk\csce\biology\users\s1678248\PhD\Chapter_3\Models\Chapter-3\Figures\rel_Res_parm_mono.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72000" cy="6400800"/>
                    </a:xfrm>
                    <a:prstGeom prst="rect">
                      <a:avLst/>
                    </a:prstGeom>
                    <a:noFill/>
                    <a:ln>
                      <a:noFill/>
                    </a:ln>
                  </pic:spPr>
                </pic:pic>
              </a:graphicData>
            </a:graphic>
          </wp:inline>
        </w:drawing>
      </w:r>
    </w:p>
    <w:p w14:paraId="72B3C671" w14:textId="331904FD" w:rsidR="00E96595" w:rsidRPr="00AF38B1" w:rsidRDefault="00AE3E18" w:rsidP="00E96595">
      <w:pPr>
        <w:spacing w:after="0" w:line="360" w:lineRule="auto"/>
        <w:jc w:val="both"/>
        <w:rPr>
          <w:rFonts w:eastAsiaTheme="minorEastAsia"/>
          <w:noProof/>
          <w:lang w:eastAsia="en-GB"/>
        </w:rPr>
      </w:pPr>
      <w:r>
        <w:t xml:space="preserve"> </w:t>
      </w:r>
      <w:r w:rsidR="00E96595" w:rsidRPr="00AF38B1">
        <w:rPr>
          <w:rFonts w:eastAsiaTheme="minorEastAsia"/>
          <w:b/>
          <w:bCs/>
          <w:noProof/>
          <w:lang w:eastAsia="en-GB"/>
        </w:rPr>
        <w:t>Figure S</w:t>
      </w:r>
      <w:r w:rsidR="00E96595">
        <w:rPr>
          <w:rFonts w:eastAsiaTheme="minorEastAsia"/>
          <w:b/>
          <w:bCs/>
          <w:noProof/>
          <w:lang w:eastAsia="en-GB"/>
        </w:rPr>
        <w:t>11</w:t>
      </w:r>
      <w:r w:rsidR="00E96595" w:rsidRPr="00AF38B1">
        <w:rPr>
          <w:rFonts w:eastAsiaTheme="minorEastAsia"/>
          <w:b/>
          <w:noProof/>
          <w:lang w:eastAsia="en-GB"/>
        </w:rPr>
        <w:t xml:space="preserve">. </w:t>
      </w:r>
      <w:r w:rsidR="00E96595" w:rsidRPr="003E1C91">
        <w:rPr>
          <w:rFonts w:cstheme="minorHAnsi"/>
          <w:b/>
        </w:rPr>
        <w:t xml:space="preserve">Impact of varying each model parameter </w:t>
      </w:r>
      <w:r w:rsidR="00E96595">
        <w:rPr>
          <w:rFonts w:cstheme="minorHAnsi"/>
          <w:b/>
        </w:rPr>
        <w:t xml:space="preserve">individually </w:t>
      </w:r>
      <w:r w:rsidR="00E96595" w:rsidRPr="003E1C91">
        <w:rPr>
          <w:rFonts w:cstheme="minorHAnsi"/>
          <w:b/>
        </w:rPr>
        <w:t xml:space="preserve">on the </w:t>
      </w:r>
      <w:r w:rsidR="00E96595">
        <w:rPr>
          <w:rFonts w:cstheme="minorHAnsi"/>
          <w:b/>
        </w:rPr>
        <w:t xml:space="preserve">efficacy of curtailment outcome measure for the homogenous import model. </w:t>
      </w:r>
      <w:r w:rsidR="00E96595">
        <w:rPr>
          <w:rFonts w:cstheme="minorHAnsi"/>
        </w:rPr>
        <w:t xml:space="preserve">The explored parameter range for each parameter was bounded at 0, to an order of magnitude above the parameterised model value. An exception was for </w:t>
      </w:r>
      <w:proofErr w:type="spellStart"/>
      <w:r w:rsidR="00E96595" w:rsidRPr="00353BC6">
        <w:rPr>
          <w:rFonts w:cstheme="minorHAnsi"/>
          <w:i/>
          <w:iCs/>
        </w:rPr>
        <w:t>r</w:t>
      </w:r>
      <w:r w:rsidR="00E96595" w:rsidRPr="00353BC6">
        <w:rPr>
          <w:rFonts w:cstheme="minorHAnsi"/>
          <w:i/>
          <w:iCs/>
          <w:vertAlign w:val="subscript"/>
        </w:rPr>
        <w:t>H</w:t>
      </w:r>
      <w:proofErr w:type="spellEnd"/>
      <w:r w:rsidR="00E96595">
        <w:rPr>
          <w:rFonts w:cstheme="minorHAnsi"/>
        </w:rPr>
        <w:t xml:space="preserve">, with </w:t>
      </w:r>
      <w:proofErr w:type="spellStart"/>
      <w:r w:rsidR="00E96595" w:rsidRPr="00353BC6">
        <w:rPr>
          <w:rFonts w:cstheme="minorHAnsi"/>
          <w:i/>
          <w:iCs/>
        </w:rPr>
        <w:t>r</w:t>
      </w:r>
      <w:r w:rsidR="00E96595" w:rsidRPr="00353BC6">
        <w:rPr>
          <w:rFonts w:cstheme="minorHAnsi"/>
          <w:i/>
          <w:iCs/>
          <w:vertAlign w:val="subscript"/>
        </w:rPr>
        <w:t>H</w:t>
      </w:r>
      <w:proofErr w:type="spellEnd"/>
      <w:r w:rsidR="00E96595" w:rsidRPr="00B02A22">
        <w:rPr>
          <w:rFonts w:cstheme="minorHAnsi"/>
        </w:rPr>
        <w:t xml:space="preserve"> </w:t>
      </w:r>
      <w:r w:rsidR="00E96595" w:rsidRPr="00B02A22">
        <w:rPr>
          <w:rStyle w:val="mo"/>
          <w:rFonts w:ascii="Cambria Math" w:hAnsi="Cambria Math" w:cs="Cambria Math"/>
          <w:color w:val="242729"/>
          <w:bdr w:val="none" w:sz="0" w:space="0" w:color="auto" w:frame="1"/>
          <w:shd w:val="clear" w:color="auto" w:fill="FFFFFF"/>
        </w:rPr>
        <w:t>∈</w:t>
      </w:r>
      <w:r w:rsidR="00E96595">
        <w:rPr>
          <w:rStyle w:val="mo"/>
          <w:rFonts w:ascii="Cambria Math" w:hAnsi="Cambria Math" w:cs="Cambria Math"/>
          <w:color w:val="242729"/>
          <w:bdr w:val="none" w:sz="0" w:space="0" w:color="auto" w:frame="1"/>
          <w:shd w:val="clear" w:color="auto" w:fill="FFFFFF"/>
        </w:rPr>
        <w:t xml:space="preserve"> </w:t>
      </w:r>
      <w:r w:rsidR="00E96595" w:rsidRPr="00B02A22">
        <w:rPr>
          <w:rStyle w:val="mo"/>
          <w:rFonts w:cstheme="minorHAnsi"/>
          <w:color w:val="242729"/>
          <w:bdr w:val="none" w:sz="0" w:space="0" w:color="auto" w:frame="1"/>
          <w:shd w:val="clear" w:color="auto" w:fill="FFFFFF"/>
        </w:rPr>
        <w:t>[</w:t>
      </w:r>
      <w:r w:rsidR="00E96595" w:rsidRPr="00B02A22">
        <w:rPr>
          <w:rStyle w:val="mn"/>
          <w:rFonts w:cstheme="minorHAnsi"/>
          <w:color w:val="242729"/>
          <w:bdr w:val="none" w:sz="0" w:space="0" w:color="auto" w:frame="1"/>
          <w:shd w:val="clear" w:color="auto" w:fill="FFFFFF"/>
        </w:rPr>
        <w:t>0.01</w:t>
      </w:r>
      <w:r w:rsidR="00E96595" w:rsidRPr="00B02A22">
        <w:rPr>
          <w:rStyle w:val="mo"/>
          <w:rFonts w:cstheme="minorHAnsi"/>
          <w:color w:val="242729"/>
          <w:bdr w:val="none" w:sz="0" w:space="0" w:color="auto" w:frame="1"/>
          <w:shd w:val="clear" w:color="auto" w:fill="FFFFFF"/>
        </w:rPr>
        <w:t>,</w:t>
      </w:r>
      <w:r w:rsidR="00E96595" w:rsidRPr="00B02A22">
        <w:t xml:space="preserve"> </w:t>
      </w:r>
      <w:r w:rsidR="00E96595" w:rsidRPr="00B02A22">
        <w:rPr>
          <w:rStyle w:val="mo"/>
          <w:rFonts w:cstheme="minorHAnsi"/>
          <w:color w:val="242729"/>
          <w:bdr w:val="none" w:sz="0" w:space="0" w:color="auto" w:frame="1"/>
          <w:shd w:val="clear" w:color="auto" w:fill="FFFFFF"/>
        </w:rPr>
        <w:t>0.55</w:t>
      </w:r>
      <w:r w:rsidR="00E96595" w:rsidRPr="00B02A22">
        <w:rPr>
          <w:rStyle w:val="mo"/>
          <w:rFonts w:cstheme="minorHAnsi"/>
          <w:color w:val="242729"/>
          <w:bdr w:val="none" w:sz="0" w:space="0" w:color="auto" w:frame="1"/>
          <w:shd w:val="clear" w:color="auto" w:fill="FFFFFF"/>
          <w:vertAlign w:val="superscript"/>
        </w:rPr>
        <w:t>-1</w:t>
      </w:r>
      <w:r w:rsidR="00E96595" w:rsidRPr="00B02A22">
        <w:rPr>
          <w:rStyle w:val="mo"/>
          <w:rFonts w:cstheme="minorHAnsi"/>
          <w:color w:val="242729"/>
          <w:bdr w:val="none" w:sz="0" w:space="0" w:color="auto" w:frame="1"/>
          <w:shd w:val="clear" w:color="auto" w:fill="FFFFFF"/>
        </w:rPr>
        <w:t>]</w:t>
      </w:r>
      <w:r w:rsidR="00E96595">
        <w:rPr>
          <w:rStyle w:val="mo"/>
          <w:rFonts w:cstheme="minorHAnsi"/>
          <w:color w:val="242729"/>
          <w:bdr w:val="none" w:sz="0" w:space="0" w:color="auto" w:frame="1"/>
          <w:shd w:val="clear" w:color="auto" w:fill="FFFFFF"/>
        </w:rPr>
        <w:t xml:space="preserve"> to prevent the large relative changes in daily incidence at </w:t>
      </w:r>
      <w:proofErr w:type="spellStart"/>
      <w:r w:rsidR="00E96595" w:rsidRPr="00353BC6">
        <w:rPr>
          <w:rStyle w:val="mo"/>
          <w:rFonts w:cstheme="minorHAnsi"/>
          <w:i/>
          <w:iCs/>
          <w:color w:val="242729"/>
          <w:bdr w:val="none" w:sz="0" w:space="0" w:color="auto" w:frame="1"/>
          <w:shd w:val="clear" w:color="auto" w:fill="FFFFFF"/>
        </w:rPr>
        <w:t>r</w:t>
      </w:r>
      <w:r w:rsidR="00E96595" w:rsidRPr="00353BC6">
        <w:rPr>
          <w:rStyle w:val="mo"/>
          <w:rFonts w:cstheme="minorHAnsi"/>
          <w:i/>
          <w:iCs/>
          <w:color w:val="242729"/>
          <w:bdr w:val="none" w:sz="0" w:space="0" w:color="auto" w:frame="1"/>
          <w:shd w:val="clear" w:color="auto" w:fill="FFFFFF"/>
          <w:vertAlign w:val="subscript"/>
        </w:rPr>
        <w:t>H</w:t>
      </w:r>
      <w:proofErr w:type="spellEnd"/>
      <w:r w:rsidR="00E96595">
        <w:rPr>
          <w:rStyle w:val="mo"/>
          <w:rFonts w:cstheme="minorHAnsi"/>
          <w:color w:val="242729"/>
          <w:bdr w:val="none" w:sz="0" w:space="0" w:color="auto" w:frame="1"/>
          <w:shd w:val="clear" w:color="auto" w:fill="FFFFFF"/>
        </w:rPr>
        <w:t xml:space="preserve"> = 0 obscuring presented results.</w:t>
      </w:r>
      <w:r w:rsidR="00E96595">
        <w:rPr>
          <w:rFonts w:cstheme="minorHAnsi"/>
        </w:rPr>
        <w:t xml:space="preserve"> For fitted parameters this was taken as an order of magnitude above the mean fitted parameter value across all four case studies. Note that </w:t>
      </w:r>
      <w:proofErr w:type="spellStart"/>
      <w:r w:rsidR="00E96595">
        <w:rPr>
          <w:rFonts w:cstheme="minorHAnsi"/>
        </w:rPr>
        <w:t>r</w:t>
      </w:r>
      <w:r w:rsidR="00E96595" w:rsidRPr="00922DFE">
        <w:rPr>
          <w:rFonts w:cstheme="minorHAnsi"/>
          <w:vertAlign w:val="subscript"/>
        </w:rPr>
        <w:t>A</w:t>
      </w:r>
      <w:proofErr w:type="spellEnd"/>
      <w:r w:rsidR="00E96595">
        <w:rPr>
          <w:rFonts w:cstheme="minorHAnsi"/>
        </w:rPr>
        <w:t xml:space="preserve"> displays a non-monotonic relationship with the outcome measure.  </w:t>
      </w:r>
    </w:p>
    <w:p w14:paraId="24A7C9C1" w14:textId="5C0553BA" w:rsidR="00AE3E18" w:rsidRPr="00033D32" w:rsidRDefault="00AE3E18" w:rsidP="00033D32">
      <w:pPr>
        <w:rPr>
          <w:b/>
          <w:u w:val="single"/>
        </w:rPr>
      </w:pPr>
    </w:p>
    <w:p w14:paraId="1989A471" w14:textId="24C97131" w:rsidR="00033D32" w:rsidRDefault="007F09C9" w:rsidP="00033D32">
      <w:pPr>
        <w:rPr>
          <w:b/>
          <w:u w:val="single"/>
        </w:rPr>
      </w:pPr>
      <w:r w:rsidRPr="007F09C9">
        <w:rPr>
          <w:b/>
          <w:noProof/>
          <w:lang w:eastAsia="en-GB"/>
        </w:rPr>
        <w:lastRenderedPageBreak/>
        <w:drawing>
          <wp:inline distT="0" distB="0" distL="0" distR="0" wp14:anchorId="234065B0" wp14:editId="58C64C99">
            <wp:extent cx="5731510" cy="5094676"/>
            <wp:effectExtent l="0" t="0" r="2540" b="0"/>
            <wp:docPr id="14" name="Picture 14" descr="\\csce.datastore.ed.ac.uk\csce\biology\users\s1678248\PhD\Chapter_3\Models\Chapter-3\Figures\ABC_SMC_Post_h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ce.datastore.ed.ac.uk\csce\biology\users\s1678248\PhD\Chapter_3\Models\Chapter-3\Figures\ABC_SMC_Post_he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5094676"/>
                    </a:xfrm>
                    <a:prstGeom prst="rect">
                      <a:avLst/>
                    </a:prstGeom>
                    <a:noFill/>
                    <a:ln>
                      <a:noFill/>
                    </a:ln>
                  </pic:spPr>
                </pic:pic>
              </a:graphicData>
            </a:graphic>
          </wp:inline>
        </w:drawing>
      </w:r>
    </w:p>
    <w:p w14:paraId="02F41BE6" w14:textId="4835D9FB" w:rsidR="00E96595" w:rsidRDefault="00E96595" w:rsidP="00E96595">
      <w:pPr>
        <w:pStyle w:val="NoSpacing"/>
        <w:spacing w:line="360" w:lineRule="auto"/>
        <w:jc w:val="both"/>
        <w:rPr>
          <w:rFonts w:cstheme="minorHAnsi"/>
        </w:rPr>
      </w:pPr>
      <w:r w:rsidRPr="00D90BFD">
        <w:rPr>
          <w:rFonts w:cstheme="minorHAnsi"/>
          <w:b/>
        </w:rPr>
        <w:t>Figure S</w:t>
      </w:r>
      <w:r>
        <w:rPr>
          <w:rFonts w:cstheme="minorHAnsi"/>
          <w:b/>
        </w:rPr>
        <w:t>12</w:t>
      </w:r>
      <w:r w:rsidRPr="00D90BFD">
        <w:rPr>
          <w:rFonts w:cstheme="minorHAnsi"/>
          <w:b/>
        </w:rPr>
        <w:t>. Estimated posterior distributions for the rate of animal-to-animal transmission (β</w:t>
      </w:r>
      <w:r w:rsidRPr="00D90BFD">
        <w:rPr>
          <w:rFonts w:cstheme="minorHAnsi"/>
          <w:b/>
          <w:vertAlign w:val="subscript"/>
        </w:rPr>
        <w:t>AA</w:t>
      </w:r>
      <w:r w:rsidRPr="00D90BFD">
        <w:rPr>
          <w:rFonts w:cstheme="minorHAnsi"/>
          <w:b/>
        </w:rPr>
        <w:t>), efficacy of antibiotic-mediated recovery (κ), rate of antibiotic-resistant to antibiotic-sensitive reversion (φ), transmission-related fitness costs of resistance (α), background rate of transmissi</w:t>
      </w:r>
      <w:r w:rsidR="00A21557">
        <w:rPr>
          <w:rFonts w:cstheme="minorHAnsi"/>
          <w:b/>
        </w:rPr>
        <w:t>on to animal populations (ζ),</w:t>
      </w:r>
      <w:r w:rsidRPr="00D90BFD">
        <w:rPr>
          <w:rFonts w:cstheme="minorHAnsi"/>
          <w:b/>
        </w:rPr>
        <w:t xml:space="preserve"> the rate of animal-to-human transmission (β</w:t>
      </w:r>
      <w:r w:rsidRPr="00D90BFD">
        <w:rPr>
          <w:rFonts w:cstheme="minorHAnsi"/>
          <w:b/>
          <w:vertAlign w:val="subscript"/>
        </w:rPr>
        <w:t>HA</w:t>
      </w:r>
      <w:r w:rsidRPr="00D90BFD">
        <w:rPr>
          <w:rFonts w:cstheme="minorHAnsi"/>
          <w:b/>
        </w:rPr>
        <w:t>)</w:t>
      </w:r>
      <w:r w:rsidR="00A21557">
        <w:rPr>
          <w:rFonts w:cstheme="minorHAnsi"/>
          <w:b/>
        </w:rPr>
        <w:t>, the proportion of imported food products contaminated with Salmonella spp. (</w:t>
      </w:r>
      <w:proofErr w:type="spellStart"/>
      <w:r w:rsidR="00A21557">
        <w:rPr>
          <w:rFonts w:cstheme="minorHAnsi"/>
          <w:b/>
        </w:rPr>
        <w:t>Frac</w:t>
      </w:r>
      <w:r w:rsidR="00A21557" w:rsidRPr="00A21557">
        <w:rPr>
          <w:rFonts w:cstheme="minorHAnsi"/>
          <w:b/>
          <w:vertAlign w:val="subscript"/>
        </w:rPr>
        <w:t>Imp</w:t>
      </w:r>
      <w:proofErr w:type="spellEnd"/>
      <w:r w:rsidR="00A21557">
        <w:rPr>
          <w:rFonts w:cstheme="minorHAnsi"/>
          <w:b/>
        </w:rPr>
        <w:t>) and the proportion of contaminated food products resistant to ampicillin (</w:t>
      </w:r>
      <w:proofErr w:type="spellStart"/>
      <w:r w:rsidR="00A21557">
        <w:rPr>
          <w:rFonts w:cstheme="minorHAnsi"/>
          <w:b/>
        </w:rPr>
        <w:t>PropRes</w:t>
      </w:r>
      <w:r w:rsidR="00A21557" w:rsidRPr="00A21557">
        <w:rPr>
          <w:rFonts w:cstheme="minorHAnsi"/>
          <w:b/>
          <w:vertAlign w:val="subscript"/>
        </w:rPr>
        <w:t>Imp</w:t>
      </w:r>
      <w:proofErr w:type="spellEnd"/>
      <w:r w:rsidR="00A21557">
        <w:rPr>
          <w:rFonts w:cstheme="minorHAnsi"/>
          <w:b/>
        </w:rPr>
        <w:t>)</w:t>
      </w:r>
      <w:r w:rsidRPr="00D90BFD">
        <w:rPr>
          <w:rFonts w:cstheme="minorHAnsi"/>
          <w:b/>
        </w:rPr>
        <w:t xml:space="preserve">. </w:t>
      </w:r>
      <w:r w:rsidRPr="00D90BFD">
        <w:rPr>
          <w:rFonts w:cstheme="minorHAnsi"/>
        </w:rPr>
        <w:t>The estimated posterior distribution for each generation is highlighted by fill colours. Red line represents the mean</w:t>
      </w:r>
      <w:r>
        <w:rPr>
          <w:rFonts w:cstheme="minorHAnsi"/>
        </w:rPr>
        <w:t xml:space="preserve"> from the 8</w:t>
      </w:r>
      <w:r w:rsidRPr="00D90BFD">
        <w:rPr>
          <w:rFonts w:cstheme="minorHAnsi"/>
          <w:vertAlign w:val="superscript"/>
        </w:rPr>
        <w:t>th</w:t>
      </w:r>
      <w:r w:rsidRPr="00D90BFD">
        <w:rPr>
          <w:rFonts w:cstheme="minorHAnsi"/>
        </w:rPr>
        <w:t xml:space="preserve"> generation for each parameter.</w:t>
      </w:r>
      <w:r w:rsidRPr="00D67AE7">
        <w:rPr>
          <w:rFonts w:cstheme="minorHAnsi"/>
        </w:rPr>
        <w:t xml:space="preserve"> </w:t>
      </w:r>
    </w:p>
    <w:p w14:paraId="02B0947F" w14:textId="54F8443B" w:rsidR="00033D32" w:rsidRDefault="00033D32" w:rsidP="00033D32">
      <w:pPr>
        <w:rPr>
          <w:b/>
          <w:u w:val="single"/>
        </w:rPr>
      </w:pPr>
    </w:p>
    <w:p w14:paraId="12B70BCE" w14:textId="523D1A84" w:rsidR="00033D32" w:rsidRDefault="00033D32" w:rsidP="00033D32">
      <w:pPr>
        <w:rPr>
          <w:b/>
          <w:u w:val="single"/>
        </w:rPr>
      </w:pPr>
    </w:p>
    <w:p w14:paraId="0D2F0D0D" w14:textId="3F895ABF" w:rsidR="00307DAD" w:rsidRDefault="007F09C9" w:rsidP="00A21557">
      <w:pPr>
        <w:jc w:val="center"/>
        <w:rPr>
          <w:b/>
          <w:u w:val="single"/>
        </w:rPr>
      </w:pPr>
      <w:r w:rsidRPr="007F09C9">
        <w:rPr>
          <w:b/>
          <w:noProof/>
          <w:lang w:eastAsia="en-GB"/>
        </w:rPr>
        <w:lastRenderedPageBreak/>
        <w:drawing>
          <wp:inline distT="0" distB="0" distL="0" distR="0" wp14:anchorId="643E0F82" wp14:editId="46B74C32">
            <wp:extent cx="5731510" cy="5731510"/>
            <wp:effectExtent l="0" t="0" r="2540" b="2540"/>
            <wp:docPr id="15" name="Picture 15" descr="\\csce.datastore.ed.ac.uk\csce\biology\users\s1678248\PhD\Chapter_3\Models\Chapter-3\Figures\pairs_plot_amppig_het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ce.datastore.ed.ac.uk\csce\biology\users\s1678248\PhD\Chapter_3\Models\Chapter-3\Figures\pairs_plot_amppig_heter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B883093" w14:textId="12BC5FEE" w:rsidR="00A21557" w:rsidRDefault="00A21557" w:rsidP="00A21557">
      <w:pPr>
        <w:spacing w:after="0" w:line="360" w:lineRule="auto"/>
        <w:jc w:val="both"/>
        <w:rPr>
          <w:rFonts w:eastAsiaTheme="minorEastAsia"/>
          <w:noProof/>
          <w:lang w:eastAsia="en-GB"/>
        </w:rPr>
      </w:pPr>
      <w:r>
        <w:rPr>
          <w:rFonts w:cstheme="minorHAnsi"/>
          <w:b/>
        </w:rPr>
        <w:t>Figure S13.</w:t>
      </w:r>
      <w:r w:rsidRPr="00EC60A9">
        <w:rPr>
          <w:rFonts w:cstheme="minorHAnsi"/>
          <w:b/>
        </w:rPr>
        <w:t xml:space="preserve"> </w:t>
      </w:r>
      <w:r w:rsidRPr="00EB1BF8">
        <w:rPr>
          <w:rFonts w:eastAsiaTheme="minorEastAsia"/>
          <w:b/>
          <w:bCs/>
          <w:noProof/>
          <w:lang w:eastAsia="en-GB"/>
        </w:rPr>
        <w:t xml:space="preserve">Pairs plot for the </w:t>
      </w:r>
      <w:r>
        <w:rPr>
          <w:rFonts w:eastAsiaTheme="minorEastAsia"/>
          <w:b/>
          <w:bCs/>
          <w:noProof/>
          <w:lang w:eastAsia="en-GB"/>
        </w:rPr>
        <w:t xml:space="preserve">approximated posterior distribution and the correlation coefficients for the homogenous import model fit. </w:t>
      </w:r>
      <w:r>
        <w:rPr>
          <w:rFonts w:eastAsiaTheme="minorEastAsia"/>
          <w:bCs/>
          <w:noProof/>
          <w:lang w:eastAsia="en-GB"/>
        </w:rPr>
        <w:t xml:space="preserve">The diagonals show the the approximated univariate posterior distribution. </w:t>
      </w:r>
      <w:r>
        <w:rPr>
          <w:rFonts w:eastAsiaTheme="minorEastAsia"/>
          <w:noProof/>
          <w:lang w:eastAsia="en-GB"/>
        </w:rPr>
        <w:t xml:space="preserve">Kernel density estimation was used to identify the parameter space where a greater concentration of particles were accepted for the final tenth ABC-SMC generation (lighter colouring). </w:t>
      </w:r>
    </w:p>
    <w:p w14:paraId="05F2E13B" w14:textId="77777777" w:rsidR="00A21557" w:rsidRDefault="00A21557" w:rsidP="00033D32">
      <w:pPr>
        <w:rPr>
          <w:b/>
          <w:u w:val="single"/>
        </w:rPr>
      </w:pPr>
    </w:p>
    <w:p w14:paraId="55CAA6FE" w14:textId="28C51BA9" w:rsidR="00033D32" w:rsidRDefault="007F09C9" w:rsidP="00A21557">
      <w:pPr>
        <w:jc w:val="center"/>
        <w:rPr>
          <w:b/>
          <w:u w:val="single"/>
        </w:rPr>
      </w:pPr>
      <w:r w:rsidRPr="007F09C9">
        <w:rPr>
          <w:noProof/>
          <w:lang w:eastAsia="en-GB"/>
        </w:rPr>
        <w:lastRenderedPageBreak/>
        <w:drawing>
          <wp:inline distT="0" distB="0" distL="0" distR="0" wp14:anchorId="1109FE79" wp14:editId="32500430">
            <wp:extent cx="5211887" cy="7166344"/>
            <wp:effectExtent l="0" t="0" r="8255" b="0"/>
            <wp:docPr id="17" name="Picture 17" descr="\\csce.datastore.ed.ac.uk\csce\biology\users\s1678248\PhD\Chapter_3\Models\Chapter-3\Figures\diag_plots_hetero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ce.datastore.ed.ac.uk\csce\biology\users\s1678248\PhD\Chapter_3\Models\Chapter-3\Figures\diag_plots_heterofi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20150" cy="7177705"/>
                    </a:xfrm>
                    <a:prstGeom prst="rect">
                      <a:avLst/>
                    </a:prstGeom>
                    <a:noFill/>
                    <a:ln>
                      <a:noFill/>
                    </a:ln>
                  </pic:spPr>
                </pic:pic>
              </a:graphicData>
            </a:graphic>
          </wp:inline>
        </w:drawing>
      </w:r>
    </w:p>
    <w:p w14:paraId="54D62F1F" w14:textId="4D07854B" w:rsidR="00A21557" w:rsidRDefault="00A21557" w:rsidP="00A21557">
      <w:pPr>
        <w:spacing w:after="0" w:line="360" w:lineRule="auto"/>
        <w:jc w:val="both"/>
        <w:rPr>
          <w:rFonts w:eastAsiaTheme="minorEastAsia"/>
          <w:noProof/>
          <w:lang w:eastAsia="en-GB"/>
        </w:rPr>
      </w:pPr>
      <w:r w:rsidRPr="00AF38B1">
        <w:rPr>
          <w:rFonts w:eastAsiaTheme="minorEastAsia"/>
          <w:b/>
          <w:bCs/>
          <w:noProof/>
          <w:lang w:eastAsia="en-GB"/>
        </w:rPr>
        <w:t>Figure S</w:t>
      </w:r>
      <w:r>
        <w:rPr>
          <w:rFonts w:eastAsiaTheme="minorEastAsia"/>
          <w:b/>
          <w:bCs/>
          <w:noProof/>
          <w:lang w:eastAsia="en-GB"/>
        </w:rPr>
        <w:t>1</w:t>
      </w:r>
      <w:r w:rsidRPr="00AF38B1">
        <w:rPr>
          <w:rFonts w:eastAsiaTheme="minorEastAsia"/>
          <w:b/>
          <w:bCs/>
          <w:noProof/>
          <w:lang w:eastAsia="en-GB"/>
        </w:rPr>
        <w:t>4</w:t>
      </w:r>
      <w:r w:rsidRPr="00AF38B1">
        <w:rPr>
          <w:rFonts w:eastAsiaTheme="minorEastAsia"/>
          <w:b/>
          <w:noProof/>
          <w:lang w:eastAsia="en-GB"/>
        </w:rPr>
        <w:t>. Diagnostic plots showing the average sum of squared distance for each generation of the ABC-SMC model fit</w:t>
      </w:r>
      <w:r>
        <w:rPr>
          <w:rFonts w:eastAsiaTheme="minorEastAsia"/>
          <w:b/>
          <w:noProof/>
          <w:lang w:eastAsia="en-GB"/>
        </w:rPr>
        <w:t xml:space="preserve"> for the heterogenous model</w:t>
      </w:r>
      <w:r w:rsidRPr="00AF38B1">
        <w:rPr>
          <w:rFonts w:eastAsiaTheme="minorEastAsia"/>
          <w:b/>
          <w:noProof/>
          <w:lang w:eastAsia="en-GB"/>
        </w:rPr>
        <w:t xml:space="preserve">. </w:t>
      </w:r>
      <w:r>
        <w:rPr>
          <w:rFonts w:eastAsiaTheme="minorEastAsia"/>
          <w:noProof/>
          <w:lang w:eastAsia="en-GB"/>
        </w:rPr>
        <w:t>Diagnostic plots were plotted for the average sum of square distances for the resistance/usage model fit, distance from the target incidence of human salmonellosis, distance from the target proportion of resistant human salmonellosis, distance from the target livestock contamination (I</w:t>
      </w:r>
      <w:r w:rsidRPr="00AF38B1">
        <w:rPr>
          <w:rFonts w:eastAsiaTheme="minorEastAsia"/>
          <w:noProof/>
          <w:vertAlign w:val="subscript"/>
          <w:lang w:eastAsia="en-GB"/>
        </w:rPr>
        <w:t>SA</w:t>
      </w:r>
      <w:r>
        <w:rPr>
          <w:rFonts w:eastAsiaTheme="minorEastAsia"/>
          <w:noProof/>
          <w:lang w:eastAsia="en-GB"/>
        </w:rPr>
        <w:t xml:space="preserve"> + I</w:t>
      </w:r>
      <w:r w:rsidRPr="00AF38B1">
        <w:rPr>
          <w:rFonts w:eastAsiaTheme="minorEastAsia"/>
          <w:noProof/>
          <w:vertAlign w:val="subscript"/>
          <w:lang w:eastAsia="en-GB"/>
        </w:rPr>
        <w:t>RA</w:t>
      </w:r>
      <w:r>
        <w:rPr>
          <w:rFonts w:eastAsiaTheme="minorEastAsia"/>
          <w:noProof/>
          <w:lang w:eastAsia="en-GB"/>
        </w:rPr>
        <w:t xml:space="preserve"> * </w:t>
      </w:r>
      <w:r>
        <w:rPr>
          <w:rFonts w:eastAsiaTheme="minorEastAsia" w:cstheme="minorHAnsi"/>
          <w:noProof/>
          <w:lang w:eastAsia="en-GB"/>
        </w:rPr>
        <w:t>η</w:t>
      </w:r>
      <w:r>
        <w:rPr>
          <w:rFonts w:eastAsiaTheme="minorEastAsia"/>
          <w:noProof/>
          <w:lang w:eastAsia="en-GB"/>
        </w:rPr>
        <w:t xml:space="preserve">) and the distance from the target proportion of antibiotic-resistant human salmonellosis. </w:t>
      </w:r>
    </w:p>
    <w:p w14:paraId="34915F8B" w14:textId="3054DA5A" w:rsidR="00616695" w:rsidRPr="00936561" w:rsidRDefault="00C20431" w:rsidP="00A21557">
      <w:pPr>
        <w:spacing w:after="0" w:line="360" w:lineRule="auto"/>
        <w:jc w:val="both"/>
        <w:rPr>
          <w:rFonts w:eastAsiaTheme="minorEastAsia"/>
          <w:noProof/>
          <w:highlight w:val="yellow"/>
          <w:lang w:eastAsia="en-GB"/>
        </w:rPr>
      </w:pPr>
      <w:r w:rsidRPr="00C20431">
        <w:rPr>
          <w:rFonts w:eastAsiaTheme="minorEastAsia"/>
          <w:noProof/>
          <w:lang w:eastAsia="en-GB"/>
        </w:rPr>
        <w:lastRenderedPageBreak/>
        <w:drawing>
          <wp:inline distT="0" distB="0" distL="0" distR="0" wp14:anchorId="5502CBEE" wp14:editId="68D80427">
            <wp:extent cx="5731510" cy="5015071"/>
            <wp:effectExtent l="0" t="0" r="2540" b="0"/>
            <wp:docPr id="10" name="Picture 10" descr="\\csce.datastore.ed.ac.uk\csce\biology\users\s1678248\PhD\Chapter_3\Models\Chapter-3\Figures\normres_base_anal_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e.datastore.ed.ac.uk\csce\biology\users\s1678248\PhD\Chapter_3\Models\Chapter-3\Figures\normres_base_anal_complex.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5015071"/>
                    </a:xfrm>
                    <a:prstGeom prst="rect">
                      <a:avLst/>
                    </a:prstGeom>
                    <a:noFill/>
                    <a:ln>
                      <a:noFill/>
                    </a:ln>
                  </pic:spPr>
                </pic:pic>
              </a:graphicData>
            </a:graphic>
          </wp:inline>
        </w:drawing>
      </w:r>
    </w:p>
    <w:p w14:paraId="63248FF0" w14:textId="31613E6A" w:rsidR="008063CE" w:rsidRDefault="00616695" w:rsidP="008063CE">
      <w:pPr>
        <w:spacing w:line="360" w:lineRule="auto"/>
        <w:jc w:val="both"/>
        <w:rPr>
          <w:rFonts w:eastAsiaTheme="minorEastAsia"/>
          <w:noProof/>
          <w:lang w:eastAsia="en-GB"/>
        </w:rPr>
      </w:pPr>
      <w:r w:rsidRPr="00C20431">
        <w:rPr>
          <w:rFonts w:eastAsiaTheme="minorEastAsia"/>
          <w:b/>
          <w:bCs/>
          <w:noProof/>
          <w:lang w:eastAsia="en-GB"/>
        </w:rPr>
        <w:t>Figure S15</w:t>
      </w:r>
      <w:r w:rsidRPr="00C20431">
        <w:rPr>
          <w:rFonts w:eastAsiaTheme="minorEastAsia"/>
          <w:b/>
          <w:noProof/>
          <w:lang w:eastAsia="en-GB"/>
        </w:rPr>
        <w:t xml:space="preserve">. </w:t>
      </w:r>
      <w:r w:rsidRPr="00C20431">
        <w:rPr>
          <w:rFonts w:cstheme="minorHAnsi"/>
          <w:b/>
        </w:rPr>
        <w:t xml:space="preserve">Impact of alterations in livestock antibiotic usage on the normalised proportion of resistant human infection for the heterogenous model attributable to domestic and non-domestic sources. </w:t>
      </w:r>
      <w:r w:rsidRPr="00C20431">
        <w:rPr>
          <w:rFonts w:cstheme="minorHAnsi"/>
          <w:bCs/>
        </w:rPr>
        <w:t xml:space="preserve">Normalisation was performed by </w:t>
      </w:r>
      <w:r w:rsidR="008063CE" w:rsidRPr="00C20431">
        <w:rPr>
          <w:rFonts w:cstheme="minorHAnsi"/>
          <w:bCs/>
        </w:rPr>
        <w:t>dividing the prop</w:t>
      </w:r>
      <w:r w:rsidR="00C20431" w:rsidRPr="00C20431">
        <w:rPr>
          <w:rFonts w:cstheme="minorHAnsi"/>
          <w:bCs/>
        </w:rPr>
        <w:t>ortion of ampicillin-resistant s</w:t>
      </w:r>
      <w:r w:rsidR="008063CE" w:rsidRPr="00C20431">
        <w:rPr>
          <w:rFonts w:cstheme="minorHAnsi"/>
          <w:bCs/>
        </w:rPr>
        <w:t>almonellosis attributable to each country by the sum.</w:t>
      </w:r>
      <w:r w:rsidR="008063CE" w:rsidRPr="008063CE">
        <w:rPr>
          <w:rFonts w:cstheme="minorHAnsi"/>
          <w:bCs/>
        </w:rPr>
        <w:t xml:space="preserve"> </w:t>
      </w:r>
    </w:p>
    <w:p w14:paraId="360B3ABE" w14:textId="4AA81B97" w:rsidR="00616695" w:rsidRDefault="00616695" w:rsidP="00A21557">
      <w:pPr>
        <w:spacing w:after="0" w:line="360" w:lineRule="auto"/>
        <w:jc w:val="both"/>
        <w:rPr>
          <w:rFonts w:cstheme="minorHAnsi"/>
          <w:b/>
        </w:rPr>
      </w:pPr>
    </w:p>
    <w:p w14:paraId="2E3742E1" w14:textId="190D6F1B" w:rsidR="008063CE" w:rsidRDefault="008063CE" w:rsidP="00A21557">
      <w:pPr>
        <w:spacing w:after="0" w:line="360" w:lineRule="auto"/>
        <w:jc w:val="both"/>
        <w:rPr>
          <w:rFonts w:cstheme="minorHAnsi"/>
          <w:b/>
        </w:rPr>
      </w:pPr>
    </w:p>
    <w:p w14:paraId="336C2F95" w14:textId="586A39A0" w:rsidR="008063CE" w:rsidRDefault="008063CE" w:rsidP="00A21557">
      <w:pPr>
        <w:spacing w:after="0" w:line="360" w:lineRule="auto"/>
        <w:jc w:val="both"/>
        <w:rPr>
          <w:rFonts w:cstheme="minorHAnsi"/>
          <w:b/>
        </w:rPr>
      </w:pPr>
    </w:p>
    <w:p w14:paraId="7E318870" w14:textId="4D4C1E4F" w:rsidR="008063CE" w:rsidRDefault="008063CE" w:rsidP="00A21557">
      <w:pPr>
        <w:spacing w:after="0" w:line="360" w:lineRule="auto"/>
        <w:jc w:val="both"/>
        <w:rPr>
          <w:rFonts w:cstheme="minorHAnsi"/>
          <w:b/>
        </w:rPr>
      </w:pPr>
    </w:p>
    <w:p w14:paraId="7C338CA5" w14:textId="60A78EE0" w:rsidR="008063CE" w:rsidRDefault="008063CE" w:rsidP="00A21557">
      <w:pPr>
        <w:spacing w:after="0" w:line="360" w:lineRule="auto"/>
        <w:jc w:val="both"/>
        <w:rPr>
          <w:rFonts w:cstheme="minorHAnsi"/>
          <w:b/>
        </w:rPr>
      </w:pPr>
    </w:p>
    <w:p w14:paraId="172107CF" w14:textId="69356145" w:rsidR="008063CE" w:rsidRDefault="008063CE" w:rsidP="00A21557">
      <w:pPr>
        <w:spacing w:after="0" w:line="360" w:lineRule="auto"/>
        <w:jc w:val="both"/>
        <w:rPr>
          <w:rFonts w:cstheme="minorHAnsi"/>
          <w:b/>
        </w:rPr>
      </w:pPr>
    </w:p>
    <w:p w14:paraId="3FE18270" w14:textId="4955CB84" w:rsidR="008063CE" w:rsidRDefault="008063CE" w:rsidP="00A21557">
      <w:pPr>
        <w:spacing w:after="0" w:line="360" w:lineRule="auto"/>
        <w:jc w:val="both"/>
        <w:rPr>
          <w:rFonts w:cstheme="minorHAnsi"/>
          <w:b/>
        </w:rPr>
      </w:pPr>
    </w:p>
    <w:p w14:paraId="7B6D7612" w14:textId="315778B1" w:rsidR="008063CE" w:rsidRDefault="008063CE" w:rsidP="00A21557">
      <w:pPr>
        <w:spacing w:after="0" w:line="360" w:lineRule="auto"/>
        <w:jc w:val="both"/>
        <w:rPr>
          <w:rFonts w:cstheme="minorHAnsi"/>
          <w:b/>
        </w:rPr>
      </w:pPr>
    </w:p>
    <w:p w14:paraId="03BDE45D" w14:textId="577D21AB" w:rsidR="008063CE" w:rsidRDefault="00015086" w:rsidP="00A21557">
      <w:pPr>
        <w:spacing w:after="0" w:line="360" w:lineRule="auto"/>
        <w:jc w:val="both"/>
        <w:rPr>
          <w:rFonts w:eastAsiaTheme="minorEastAsia"/>
          <w:noProof/>
          <w:lang w:eastAsia="en-GB"/>
        </w:rPr>
      </w:pPr>
      <w:r w:rsidRPr="00015086">
        <w:rPr>
          <w:rFonts w:eastAsiaTheme="minorEastAsia"/>
          <w:noProof/>
          <w:lang w:eastAsia="en-GB"/>
        </w:rPr>
        <w:lastRenderedPageBreak/>
        <w:drawing>
          <wp:inline distT="0" distB="0" distL="0" distR="0" wp14:anchorId="64766F83" wp14:editId="2E285A89">
            <wp:extent cx="5731510" cy="6550297"/>
            <wp:effectExtent l="0" t="0" r="2540" b="3175"/>
            <wp:docPr id="11" name="Picture 11" descr="\\csce.datastore.ed.ac.uk\csce\biology\users\s1678248\PhD\Chapter_3\Models\Chapter-3\Figures\isol_eta_a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e.datastore.ed.ac.uk\csce\biology\users\s1678248\PhD\Chapter_3\Models\Chapter-3\Figures\isol_eta_anal.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6550297"/>
                    </a:xfrm>
                    <a:prstGeom prst="rect">
                      <a:avLst/>
                    </a:prstGeom>
                    <a:noFill/>
                    <a:ln>
                      <a:noFill/>
                    </a:ln>
                  </pic:spPr>
                </pic:pic>
              </a:graphicData>
            </a:graphic>
          </wp:inline>
        </w:drawing>
      </w:r>
    </w:p>
    <w:p w14:paraId="0ADECC83" w14:textId="3366C333" w:rsidR="00B00A21" w:rsidRPr="00311DD4" w:rsidRDefault="00B00A21" w:rsidP="00B00A21">
      <w:pPr>
        <w:spacing w:after="0" w:line="360" w:lineRule="auto"/>
        <w:jc w:val="both"/>
        <w:rPr>
          <w:bCs/>
        </w:rPr>
      </w:pPr>
      <w:r w:rsidRPr="00AF38B1">
        <w:rPr>
          <w:rFonts w:eastAsiaTheme="minorEastAsia"/>
          <w:b/>
          <w:bCs/>
          <w:noProof/>
          <w:lang w:eastAsia="en-GB"/>
        </w:rPr>
        <w:t>Figure S</w:t>
      </w:r>
      <w:r>
        <w:rPr>
          <w:rFonts w:eastAsiaTheme="minorEastAsia"/>
          <w:b/>
          <w:bCs/>
          <w:noProof/>
          <w:lang w:eastAsia="en-GB"/>
        </w:rPr>
        <w:t>16</w:t>
      </w:r>
      <w:r w:rsidRPr="00AF38B1">
        <w:rPr>
          <w:rFonts w:eastAsiaTheme="minorEastAsia"/>
          <w:b/>
          <w:noProof/>
          <w:lang w:eastAsia="en-GB"/>
        </w:rPr>
        <w:t>.</w:t>
      </w:r>
      <w:r>
        <w:rPr>
          <w:rFonts w:eastAsiaTheme="minorEastAsia"/>
          <w:b/>
          <w:noProof/>
          <w:lang w:eastAsia="en-GB"/>
        </w:rPr>
        <w:t xml:space="preserve"> </w:t>
      </w:r>
      <w:r w:rsidRPr="00311DD4">
        <w:rPr>
          <w:b/>
          <w:bCs/>
          <w:noProof/>
          <w:lang w:eastAsia="en-GB"/>
        </w:rPr>
        <w:t>Relationship between the proportion of UK food products (</w:t>
      </w:r>
      <w:r w:rsidRPr="00311DD4">
        <w:rPr>
          <w:rFonts w:cstheme="minorHAnsi"/>
          <w:b/>
          <w:bCs/>
          <w:noProof/>
          <w:lang w:eastAsia="en-GB"/>
        </w:rPr>
        <w:t>ψ</w:t>
      </w:r>
      <w:r w:rsidRPr="00311DD4">
        <w:rPr>
          <w:b/>
          <w:bCs/>
          <w:noProof/>
          <w:lang w:eastAsia="en-GB"/>
        </w:rPr>
        <w:t xml:space="preserve">) and the efficacy of curtailment (EoC) under different average parameterisation for </w:t>
      </w:r>
      <w:r>
        <w:rPr>
          <w:rFonts w:cstheme="minorHAnsi"/>
          <w:b/>
          <w:bCs/>
          <w:noProof/>
          <w:lang w:eastAsia="en-GB"/>
        </w:rPr>
        <w:t>the η parameter</w:t>
      </w:r>
      <w:r w:rsidRPr="00311DD4">
        <w:rPr>
          <w:b/>
          <w:bCs/>
          <w:noProof/>
          <w:lang w:eastAsia="en-GB"/>
        </w:rPr>
        <w:t xml:space="preserve">. </w:t>
      </w:r>
      <w:r w:rsidRPr="00311DD4">
        <w:rPr>
          <w:bCs/>
          <w:noProof/>
          <w:lang w:eastAsia="en-GB"/>
        </w:rPr>
        <w:t>B</w:t>
      </w:r>
      <w:r>
        <w:rPr>
          <w:bCs/>
          <w:noProof/>
          <w:lang w:eastAsia="en-GB"/>
        </w:rPr>
        <w:t>aseline relationship between EoC/</w:t>
      </w:r>
      <w:r>
        <w:rPr>
          <w:rFonts w:cstheme="minorHAnsi"/>
          <w:bCs/>
          <w:noProof/>
          <w:lang w:eastAsia="en-GB"/>
        </w:rPr>
        <w:t>ψ</w:t>
      </w:r>
      <w:r>
        <w:rPr>
          <w:bCs/>
          <w:noProof/>
          <w:lang w:eastAsia="en-GB"/>
        </w:rPr>
        <w:t xml:space="preserve"> is denoted by the red and dotted line. </w:t>
      </w:r>
    </w:p>
    <w:p w14:paraId="527C0610" w14:textId="20587F9B" w:rsidR="00B00A21" w:rsidRPr="0076567F" w:rsidRDefault="00B00A21" w:rsidP="00B00A21">
      <w:pPr>
        <w:spacing w:line="360" w:lineRule="auto"/>
        <w:jc w:val="both"/>
        <w:rPr>
          <w:rFonts w:cstheme="minorHAnsi"/>
          <w:b/>
        </w:rPr>
      </w:pPr>
    </w:p>
    <w:p w14:paraId="2B9A1DF5" w14:textId="11988B62" w:rsidR="00B00A21" w:rsidRDefault="00B00A21" w:rsidP="00A21557">
      <w:pPr>
        <w:spacing w:after="0" w:line="360" w:lineRule="auto"/>
        <w:jc w:val="both"/>
        <w:rPr>
          <w:rFonts w:eastAsiaTheme="minorEastAsia"/>
          <w:noProof/>
          <w:lang w:eastAsia="en-GB"/>
        </w:rPr>
      </w:pPr>
    </w:p>
    <w:p w14:paraId="2427E680" w14:textId="29C2834F" w:rsidR="00D97B92" w:rsidRDefault="00D97B92" w:rsidP="00A21557">
      <w:pPr>
        <w:spacing w:after="0" w:line="360" w:lineRule="auto"/>
        <w:jc w:val="both"/>
        <w:rPr>
          <w:rFonts w:eastAsiaTheme="minorEastAsia"/>
          <w:noProof/>
          <w:lang w:eastAsia="en-GB"/>
        </w:rPr>
      </w:pPr>
    </w:p>
    <w:p w14:paraId="26343A21" w14:textId="3CA6C1F4" w:rsidR="00D97B92" w:rsidRDefault="00D97B92" w:rsidP="00A21557">
      <w:pPr>
        <w:spacing w:after="0" w:line="360" w:lineRule="auto"/>
        <w:jc w:val="both"/>
        <w:rPr>
          <w:rFonts w:eastAsiaTheme="minorEastAsia"/>
          <w:noProof/>
          <w:lang w:eastAsia="en-GB"/>
        </w:rPr>
      </w:pPr>
    </w:p>
    <w:p w14:paraId="646B8FCB" w14:textId="0D785D01" w:rsidR="00D97B92" w:rsidRDefault="00D97B92" w:rsidP="00A21557">
      <w:pPr>
        <w:spacing w:after="0" w:line="360" w:lineRule="auto"/>
        <w:jc w:val="both"/>
        <w:rPr>
          <w:rFonts w:eastAsiaTheme="minorEastAsia"/>
          <w:noProof/>
          <w:lang w:eastAsia="en-GB"/>
        </w:rPr>
      </w:pPr>
    </w:p>
    <w:p w14:paraId="3A8FEA4C" w14:textId="3C86EE1C" w:rsidR="005E49A5" w:rsidRDefault="00015086" w:rsidP="0076567F">
      <w:pPr>
        <w:spacing w:line="360" w:lineRule="auto"/>
      </w:pPr>
      <w:r w:rsidRPr="00015086">
        <w:rPr>
          <w:noProof/>
          <w:lang w:eastAsia="en-GB"/>
        </w:rPr>
        <w:lastRenderedPageBreak/>
        <w:drawing>
          <wp:inline distT="0" distB="0" distL="0" distR="0" wp14:anchorId="20535124" wp14:editId="54DBE017">
            <wp:extent cx="5731510" cy="3821007"/>
            <wp:effectExtent l="0" t="0" r="2540" b="8255"/>
            <wp:docPr id="12" name="Picture 12" descr="\\csce.datastore.ed.ac.uk\csce\biology\users\s1678248\PhD\Chapter_3\Models\Chapter-3\Figures\eta_a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ce.datastore.ed.ac.uk\csce\biology\users\s1678248\PhD\Chapter_3\Models\Chapter-3\Figures\eta_anal.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821007"/>
                    </a:xfrm>
                    <a:prstGeom prst="rect">
                      <a:avLst/>
                    </a:prstGeom>
                    <a:noFill/>
                    <a:ln>
                      <a:noFill/>
                    </a:ln>
                  </pic:spPr>
                </pic:pic>
              </a:graphicData>
            </a:graphic>
          </wp:inline>
        </w:drawing>
      </w:r>
    </w:p>
    <w:p w14:paraId="23941AB8" w14:textId="3BB53EA5" w:rsidR="00A21557" w:rsidRDefault="00A21557" w:rsidP="0076567F">
      <w:pPr>
        <w:spacing w:line="360" w:lineRule="auto"/>
        <w:jc w:val="both"/>
        <w:rPr>
          <w:rFonts w:cstheme="minorHAnsi"/>
          <w:bCs/>
        </w:rPr>
      </w:pPr>
      <w:r w:rsidRPr="00AF38B1">
        <w:rPr>
          <w:rFonts w:eastAsiaTheme="minorEastAsia"/>
          <w:b/>
          <w:bCs/>
          <w:noProof/>
          <w:lang w:eastAsia="en-GB"/>
        </w:rPr>
        <w:t>Figure S</w:t>
      </w:r>
      <w:r>
        <w:rPr>
          <w:rFonts w:eastAsiaTheme="minorEastAsia"/>
          <w:b/>
          <w:bCs/>
          <w:noProof/>
          <w:lang w:eastAsia="en-GB"/>
        </w:rPr>
        <w:t>1</w:t>
      </w:r>
      <w:r w:rsidR="00B00A21">
        <w:rPr>
          <w:rFonts w:eastAsiaTheme="minorEastAsia"/>
          <w:b/>
          <w:bCs/>
          <w:noProof/>
          <w:lang w:eastAsia="en-GB"/>
        </w:rPr>
        <w:t>7</w:t>
      </w:r>
      <w:r w:rsidRPr="00AF38B1">
        <w:rPr>
          <w:rFonts w:eastAsiaTheme="minorEastAsia"/>
          <w:b/>
          <w:noProof/>
          <w:lang w:eastAsia="en-GB"/>
        </w:rPr>
        <w:t>.</w:t>
      </w:r>
      <w:r>
        <w:rPr>
          <w:rFonts w:eastAsiaTheme="minorEastAsia"/>
          <w:b/>
          <w:noProof/>
          <w:lang w:eastAsia="en-GB"/>
        </w:rPr>
        <w:t xml:space="preserve"> Relationship between the relative reduction in prevalence from domestic livestock carriage to </w:t>
      </w:r>
      <w:r w:rsidR="0076567F">
        <w:rPr>
          <w:rFonts w:eastAsiaTheme="minorEastAsia"/>
          <w:b/>
          <w:noProof/>
          <w:lang w:eastAsia="en-GB"/>
        </w:rPr>
        <w:t xml:space="preserve">carcass </w:t>
      </w:r>
      <w:r>
        <w:rPr>
          <w:rFonts w:eastAsiaTheme="minorEastAsia"/>
          <w:b/>
          <w:noProof/>
          <w:lang w:eastAsia="en-GB"/>
        </w:rPr>
        <w:t xml:space="preserve">contamination </w:t>
      </w:r>
      <w:r w:rsidR="0076567F">
        <w:rPr>
          <w:rFonts w:eastAsiaTheme="minorEastAsia"/>
          <w:b/>
          <w:noProof/>
          <w:lang w:eastAsia="en-GB"/>
        </w:rPr>
        <w:t>(</w:t>
      </w:r>
      <w:r w:rsidR="0076567F">
        <w:rPr>
          <w:rFonts w:eastAsiaTheme="minorEastAsia" w:cstheme="minorHAnsi"/>
          <w:b/>
          <w:noProof/>
          <w:lang w:eastAsia="en-GB"/>
        </w:rPr>
        <w:t>η</w:t>
      </w:r>
      <w:r w:rsidR="0076567F">
        <w:rPr>
          <w:rFonts w:eastAsiaTheme="minorEastAsia"/>
          <w:b/>
          <w:noProof/>
          <w:lang w:eastAsia="en-GB"/>
        </w:rPr>
        <w:t xml:space="preserve">) </w:t>
      </w:r>
      <w:r w:rsidRPr="00927353">
        <w:rPr>
          <w:rFonts w:cstheme="minorHAnsi"/>
          <w:b/>
        </w:rPr>
        <w:t>on</w:t>
      </w:r>
      <w:r w:rsidR="0076567F">
        <w:rPr>
          <w:rFonts w:cstheme="minorHAnsi"/>
          <w:b/>
        </w:rPr>
        <w:t xml:space="preserve"> both</w:t>
      </w:r>
      <w:r w:rsidRPr="00927353">
        <w:rPr>
          <w:rFonts w:cstheme="minorHAnsi"/>
          <w:b/>
        </w:rPr>
        <w:t xml:space="preserve"> </w:t>
      </w:r>
      <w:r>
        <w:rPr>
          <w:rFonts w:cstheme="minorHAnsi"/>
          <w:b/>
        </w:rPr>
        <w:t xml:space="preserve">the proportion of domestic livestock carcasses contaminated with Salmonella spp. </w:t>
      </w:r>
      <w:r w:rsidR="0076567F">
        <w:rPr>
          <w:rFonts w:cstheme="minorHAnsi"/>
          <w:b/>
        </w:rPr>
        <w:t xml:space="preserve">and the proportion of the ampicillin-resistant domestic carcasses. </w:t>
      </w:r>
      <w:r w:rsidR="0076567F" w:rsidRPr="003257FE">
        <w:rPr>
          <w:rFonts w:cstheme="minorHAnsi"/>
          <w:bCs/>
        </w:rPr>
        <w:t>Numbers above the bars denote proportion of resistant human salmonellosis.</w:t>
      </w:r>
    </w:p>
    <w:p w14:paraId="33311942" w14:textId="7DA2C03B" w:rsidR="003C1A26" w:rsidRDefault="003C1A26" w:rsidP="0076567F">
      <w:pPr>
        <w:spacing w:line="360" w:lineRule="auto"/>
        <w:jc w:val="both"/>
        <w:rPr>
          <w:rFonts w:cstheme="minorHAnsi"/>
          <w:bCs/>
        </w:rPr>
      </w:pPr>
    </w:p>
    <w:p w14:paraId="0E28D53A" w14:textId="2D184899" w:rsidR="008B57F1" w:rsidRDefault="008B57F1" w:rsidP="008B57F1">
      <w:pPr>
        <w:spacing w:line="360" w:lineRule="auto"/>
        <w:jc w:val="both"/>
        <w:rPr>
          <w:rFonts w:cstheme="minorHAnsi"/>
          <w:b/>
          <w:highlight w:val="green"/>
        </w:rPr>
      </w:pPr>
    </w:p>
    <w:p w14:paraId="17A5F139" w14:textId="5423D0CD" w:rsidR="00F12F2C" w:rsidRDefault="00F12F2C" w:rsidP="008B57F1">
      <w:pPr>
        <w:spacing w:line="360" w:lineRule="auto"/>
        <w:jc w:val="both"/>
        <w:rPr>
          <w:rFonts w:cstheme="minorHAnsi"/>
          <w:b/>
          <w:highlight w:val="green"/>
        </w:rPr>
      </w:pPr>
    </w:p>
    <w:p w14:paraId="7D0E320B" w14:textId="77777777" w:rsidR="00F12F2C" w:rsidRDefault="00F12F2C" w:rsidP="008B57F1">
      <w:pPr>
        <w:spacing w:line="360" w:lineRule="auto"/>
        <w:jc w:val="both"/>
        <w:rPr>
          <w:rFonts w:cstheme="minorHAnsi"/>
          <w:b/>
          <w:highlight w:val="green"/>
        </w:rPr>
      </w:pPr>
    </w:p>
    <w:p w14:paraId="6B893984" w14:textId="0A707524" w:rsidR="008B57F1" w:rsidRDefault="008B57F1" w:rsidP="008B57F1">
      <w:pPr>
        <w:spacing w:line="360" w:lineRule="auto"/>
        <w:jc w:val="both"/>
        <w:rPr>
          <w:rFonts w:cstheme="minorHAnsi"/>
          <w:b/>
          <w:highlight w:val="green"/>
        </w:rPr>
      </w:pPr>
    </w:p>
    <w:p w14:paraId="174AA70B" w14:textId="25F716FB" w:rsidR="008B57F1" w:rsidRDefault="008B57F1" w:rsidP="008B57F1">
      <w:pPr>
        <w:spacing w:line="360" w:lineRule="auto"/>
        <w:jc w:val="both"/>
        <w:rPr>
          <w:rFonts w:cstheme="minorHAnsi"/>
          <w:b/>
          <w:highlight w:val="green"/>
        </w:rPr>
      </w:pPr>
    </w:p>
    <w:p w14:paraId="133967B0" w14:textId="1C4B8FE0" w:rsidR="008B57F1" w:rsidRDefault="008B57F1" w:rsidP="008B57F1">
      <w:pPr>
        <w:spacing w:line="360" w:lineRule="auto"/>
        <w:jc w:val="both"/>
        <w:rPr>
          <w:rFonts w:cstheme="minorHAnsi"/>
          <w:b/>
          <w:highlight w:val="green"/>
        </w:rPr>
      </w:pPr>
    </w:p>
    <w:p w14:paraId="19DB3C0D" w14:textId="0A9B70A1" w:rsidR="008B57F1" w:rsidRDefault="008B57F1" w:rsidP="008B57F1">
      <w:pPr>
        <w:spacing w:line="360" w:lineRule="auto"/>
        <w:jc w:val="both"/>
        <w:rPr>
          <w:rFonts w:cstheme="minorHAnsi"/>
          <w:b/>
          <w:highlight w:val="green"/>
        </w:rPr>
      </w:pPr>
    </w:p>
    <w:p w14:paraId="083C82EB" w14:textId="14772E37" w:rsidR="008B57F1" w:rsidRDefault="008B57F1" w:rsidP="008B57F1">
      <w:pPr>
        <w:spacing w:line="360" w:lineRule="auto"/>
        <w:jc w:val="both"/>
        <w:rPr>
          <w:rFonts w:cstheme="minorHAnsi"/>
          <w:b/>
          <w:highlight w:val="green"/>
        </w:rPr>
      </w:pPr>
    </w:p>
    <w:p w14:paraId="3B34BA57" w14:textId="70DD6495" w:rsidR="008B57F1" w:rsidRDefault="008B57F1" w:rsidP="008B57F1">
      <w:pPr>
        <w:spacing w:line="360" w:lineRule="auto"/>
        <w:jc w:val="both"/>
        <w:rPr>
          <w:rFonts w:cstheme="minorHAnsi"/>
          <w:b/>
          <w:highlight w:val="green"/>
        </w:rPr>
      </w:pPr>
    </w:p>
    <w:p w14:paraId="7868A52E" w14:textId="7F673A86" w:rsidR="008B57F1" w:rsidRPr="00345C57" w:rsidRDefault="00345C57" w:rsidP="00345C57">
      <w:pPr>
        <w:spacing w:line="360" w:lineRule="auto"/>
        <w:jc w:val="center"/>
        <w:rPr>
          <w:rFonts w:cstheme="minorHAnsi"/>
          <w:b/>
          <w:u w:val="single"/>
        </w:rPr>
      </w:pPr>
      <w:r>
        <w:rPr>
          <w:rFonts w:cstheme="minorHAnsi"/>
          <w:b/>
          <w:u w:val="single"/>
        </w:rPr>
        <w:lastRenderedPageBreak/>
        <w:t>REFERENCES</w:t>
      </w:r>
    </w:p>
    <w:p w14:paraId="487995F9" w14:textId="77777777" w:rsidR="00890AEB" w:rsidRPr="00890AEB" w:rsidRDefault="00855F35" w:rsidP="00890AEB">
      <w:pPr>
        <w:pStyle w:val="EndNoteBibliography"/>
        <w:spacing w:after="0"/>
      </w:pPr>
      <w:r>
        <w:rPr>
          <w:rFonts w:cstheme="minorHAnsi"/>
          <w:b/>
          <w:highlight w:val="green"/>
        </w:rPr>
        <w:fldChar w:fldCharType="begin"/>
      </w:r>
      <w:r>
        <w:rPr>
          <w:rFonts w:cstheme="minorHAnsi"/>
          <w:b/>
          <w:highlight w:val="green"/>
        </w:rPr>
        <w:instrText xml:space="preserve"> ADDIN EN.REFLIST </w:instrText>
      </w:r>
      <w:r>
        <w:rPr>
          <w:rFonts w:cstheme="minorHAnsi"/>
          <w:b/>
          <w:highlight w:val="green"/>
        </w:rPr>
        <w:fldChar w:fldCharType="separate"/>
      </w:r>
      <w:r w:rsidR="00890AEB" w:rsidRPr="00890AEB">
        <w:t>1.</w:t>
      </w:r>
      <w:r w:rsidR="00890AEB" w:rsidRPr="00890AEB">
        <w:tab/>
        <w:t>European Medicines Agency ESoVAC. Sales of veterinary antimicrobial agents in 31 European countries in 2015. European Medicines Agency; 2017.</w:t>
      </w:r>
    </w:p>
    <w:p w14:paraId="46A7E95B" w14:textId="77777777" w:rsidR="00890AEB" w:rsidRPr="00890AEB" w:rsidRDefault="00890AEB" w:rsidP="00890AEB">
      <w:pPr>
        <w:pStyle w:val="EndNoteBibliography"/>
        <w:spacing w:after="0"/>
      </w:pPr>
      <w:r w:rsidRPr="00890AEB">
        <w:t>2.</w:t>
      </w:r>
      <w:r w:rsidRPr="00890AEB">
        <w:tab/>
        <w:t>European Medicines Agency ESoVAC. Sales of veterinary antimicrobial agents in 31 European countries in 2016. European Medicines Agency; 2018.</w:t>
      </w:r>
    </w:p>
    <w:p w14:paraId="2B8F9507" w14:textId="77777777" w:rsidR="00890AEB" w:rsidRPr="00890AEB" w:rsidRDefault="00890AEB" w:rsidP="00890AEB">
      <w:pPr>
        <w:pStyle w:val="EndNoteBibliography"/>
        <w:spacing w:after="0"/>
      </w:pPr>
      <w:r w:rsidRPr="00890AEB">
        <w:t>3.</w:t>
      </w:r>
      <w:r w:rsidRPr="00890AEB">
        <w:tab/>
        <w:t>European Medicines Agency ESoVAC. Sales of veterinary antimicrobial agents in 31 European countries in 2017. European Medicines Agency; 2019.</w:t>
      </w:r>
    </w:p>
    <w:p w14:paraId="1113698D" w14:textId="77777777" w:rsidR="00890AEB" w:rsidRPr="00890AEB" w:rsidRDefault="00890AEB" w:rsidP="00890AEB">
      <w:pPr>
        <w:pStyle w:val="EndNoteBibliography"/>
        <w:spacing w:after="0"/>
      </w:pPr>
      <w:r w:rsidRPr="00890AEB">
        <w:t>4.</w:t>
      </w:r>
      <w:r w:rsidRPr="00890AEB">
        <w:tab/>
        <w:t>European Medicines Agency ESoVAC. Sales of veterinary antimicrobial agents in 31 European countries in 2018. European Medicines Agency; 2020.</w:t>
      </w:r>
    </w:p>
    <w:p w14:paraId="24FDC60C" w14:textId="77777777" w:rsidR="00890AEB" w:rsidRPr="00890AEB" w:rsidRDefault="00890AEB" w:rsidP="00890AEB">
      <w:pPr>
        <w:pStyle w:val="EndNoteBibliography"/>
        <w:spacing w:after="0"/>
      </w:pPr>
      <w:r w:rsidRPr="00890AEB">
        <w:t>5.</w:t>
      </w:r>
      <w:r w:rsidRPr="00890AEB">
        <w:tab/>
        <w:t>Authority EFS, Prevention ECfD, Control. The European Union summary report on antimicrobial resistance in zoonotic and indicator bacteria from humans, animals and food in 2015. EFSA Journal. 2017;15(2):e04694.</w:t>
      </w:r>
    </w:p>
    <w:p w14:paraId="3AD2AD36" w14:textId="77777777" w:rsidR="00890AEB" w:rsidRPr="00890AEB" w:rsidRDefault="00890AEB" w:rsidP="00890AEB">
      <w:pPr>
        <w:pStyle w:val="EndNoteBibliography"/>
        <w:spacing w:after="0"/>
      </w:pPr>
      <w:r w:rsidRPr="00890AEB">
        <w:t>6.</w:t>
      </w:r>
      <w:r w:rsidRPr="00890AEB">
        <w:tab/>
        <w:t>Authority EFS, Prevention ECfD, Control. The European Union summary report on antimicrobial resistance in zoonotic and indicator bacteria from humans, animals and food in 2016. EFSA Journal. 2018;16(2):e05182.</w:t>
      </w:r>
    </w:p>
    <w:p w14:paraId="26052618" w14:textId="77777777" w:rsidR="00890AEB" w:rsidRPr="00890AEB" w:rsidRDefault="00890AEB" w:rsidP="00890AEB">
      <w:pPr>
        <w:pStyle w:val="EndNoteBibliography"/>
        <w:spacing w:after="0"/>
      </w:pPr>
      <w:r w:rsidRPr="00890AEB">
        <w:t>7.</w:t>
      </w:r>
      <w:r w:rsidRPr="00890AEB">
        <w:tab/>
        <w:t>Authority EFS, Prevention ECfD, Control. The European Union summary report on antimicrobial resistance in zoonotic and indicator bacteria from humans, animals and food in 2017. EFSA Journal. 2019;17(2):e05598.</w:t>
      </w:r>
    </w:p>
    <w:p w14:paraId="7A96C6E4" w14:textId="77777777" w:rsidR="00890AEB" w:rsidRPr="00890AEB" w:rsidRDefault="00890AEB" w:rsidP="00890AEB">
      <w:pPr>
        <w:pStyle w:val="EndNoteBibliography"/>
        <w:spacing w:after="0"/>
      </w:pPr>
      <w:r w:rsidRPr="00890AEB">
        <w:t>8.</w:t>
      </w:r>
      <w:r w:rsidRPr="00890AEB">
        <w:tab/>
        <w:t>Authority EFS, Prevention ECfD, Control. The European Union Summary Report on Antimicrobial Resistance in zoonotic and indicator bacteria from humans, animals and food in 2017/2018. EFSA Journal. 2020;18(3):e06007.</w:t>
      </w:r>
    </w:p>
    <w:p w14:paraId="7C3360D9" w14:textId="77777777" w:rsidR="00890AEB" w:rsidRPr="00890AEB" w:rsidRDefault="00890AEB" w:rsidP="00890AEB">
      <w:pPr>
        <w:pStyle w:val="EndNoteBibliography"/>
        <w:spacing w:after="0"/>
      </w:pPr>
      <w:r w:rsidRPr="00890AEB">
        <w:t>9.</w:t>
      </w:r>
      <w:r w:rsidRPr="00890AEB">
        <w:tab/>
        <w:t>Department for Environment FaRA. Agriculture in the United Kingdom 2019. Department for Environment, Food and Rural Affairs; 2020 25/06/20.</w:t>
      </w:r>
    </w:p>
    <w:p w14:paraId="4EB41A35" w14:textId="77777777" w:rsidR="00890AEB" w:rsidRPr="00890AEB" w:rsidRDefault="00890AEB" w:rsidP="00890AEB">
      <w:pPr>
        <w:pStyle w:val="EndNoteBibliography"/>
        <w:spacing w:after="0"/>
      </w:pPr>
      <w:r w:rsidRPr="00890AEB">
        <w:t>10.</w:t>
      </w:r>
      <w:r w:rsidRPr="00890AEB">
        <w:tab/>
        <w:t>Authority EFS, Prevention ECfD, Control. The European Union one health 2018 zoonoses report. EFSA Journal. 2019;17(12):e05926.</w:t>
      </w:r>
    </w:p>
    <w:p w14:paraId="74CC817C" w14:textId="77777777" w:rsidR="00890AEB" w:rsidRPr="00890AEB" w:rsidRDefault="00890AEB" w:rsidP="00890AEB">
      <w:pPr>
        <w:pStyle w:val="EndNoteBibliography"/>
        <w:spacing w:after="0"/>
      </w:pPr>
      <w:r w:rsidRPr="00890AEB">
        <w:t>11.</w:t>
      </w:r>
      <w:r w:rsidRPr="00890AEB">
        <w:tab/>
        <w:t>Authority EFS, Prevention ECfD, Control. The European Union summary report on trends and sources of zoonoses, zoonotic agents and food‐borne outbreaks in 2015. EFSA Journal. 2016;14(12):e04634.</w:t>
      </w:r>
    </w:p>
    <w:p w14:paraId="04CB832C" w14:textId="77777777" w:rsidR="00890AEB" w:rsidRPr="00890AEB" w:rsidRDefault="00890AEB" w:rsidP="00890AEB">
      <w:pPr>
        <w:pStyle w:val="EndNoteBibliography"/>
        <w:spacing w:after="0"/>
      </w:pPr>
      <w:r w:rsidRPr="00890AEB">
        <w:t>12.</w:t>
      </w:r>
      <w:r w:rsidRPr="00890AEB">
        <w:tab/>
        <w:t>Authority EFS. The European Union summary report on trends and sources of zoonoses, zoonotic agents and food‐borne outbreaks in 2016. EFSA journal. 2017;15(12).</w:t>
      </w:r>
    </w:p>
    <w:p w14:paraId="0C0BF9D7" w14:textId="77777777" w:rsidR="00890AEB" w:rsidRPr="00890AEB" w:rsidRDefault="00890AEB" w:rsidP="00890AEB">
      <w:pPr>
        <w:pStyle w:val="EndNoteBibliography"/>
        <w:spacing w:after="0"/>
      </w:pPr>
      <w:r w:rsidRPr="00890AEB">
        <w:t>13.</w:t>
      </w:r>
      <w:r w:rsidRPr="00890AEB">
        <w:tab/>
        <w:t>Authority EFS, Prevention ECfD, Control. The European Union summary report on trends and sources of zoonoses, zoonotic agents and food‐borne outbreaks in 2017. EFSa Journal. 2018;16(12):e05500.</w:t>
      </w:r>
    </w:p>
    <w:p w14:paraId="4A7C04E3" w14:textId="77777777" w:rsidR="00890AEB" w:rsidRPr="00890AEB" w:rsidRDefault="00890AEB" w:rsidP="00890AEB">
      <w:pPr>
        <w:pStyle w:val="EndNoteBibliography"/>
        <w:spacing w:after="0"/>
      </w:pPr>
      <w:r w:rsidRPr="00890AEB">
        <w:t>14.</w:t>
      </w:r>
      <w:r w:rsidRPr="00890AEB">
        <w:tab/>
        <w:t>Cassini A, Colzani E, Pini A, Mangen M-JJ, Plass D, McDonald SA, et al. Impact of infectious diseases on population health using incidence-based disability-adjusted life years (DALYs): results from the Burden of Communicable Diseases in Europe study, European Union and European Economic Area countries, 2009 to 2013. Eurosurveillance. 2018;23(16):17-00454.</w:t>
      </w:r>
    </w:p>
    <w:p w14:paraId="4934858F" w14:textId="77777777" w:rsidR="00890AEB" w:rsidRPr="00890AEB" w:rsidRDefault="00890AEB" w:rsidP="00890AEB">
      <w:pPr>
        <w:pStyle w:val="EndNoteBibliography"/>
        <w:spacing w:after="0"/>
      </w:pPr>
      <w:r w:rsidRPr="00890AEB">
        <w:t>15.</w:t>
      </w:r>
      <w:r w:rsidRPr="00890AEB">
        <w:tab/>
        <w:t>Nair S, Farzan A, O'Sullivan TL, Friendship RM. Time course of Salmonella shedding and antibody response in naturally infected pigs during grower-finisher stage. Can J Vet Res. 2018;82(2):139-45.</w:t>
      </w:r>
    </w:p>
    <w:p w14:paraId="0BA9EB9F" w14:textId="3580D86B" w:rsidR="00890AEB" w:rsidRPr="00890AEB" w:rsidRDefault="00890AEB" w:rsidP="00890AEB">
      <w:pPr>
        <w:pStyle w:val="EndNoteBibliography"/>
        <w:spacing w:after="0"/>
      </w:pPr>
      <w:r w:rsidRPr="00890AEB">
        <w:t>16.</w:t>
      </w:r>
      <w:r w:rsidRPr="00890AEB">
        <w:tab/>
        <w:t xml:space="preserve">Organisation WH. Salmonella (non-typhoidal) Geneva: World Health Organisation; 2018 [Available from: </w:t>
      </w:r>
      <w:hyperlink r:id="rId25" w:history="1">
        <w:r w:rsidRPr="00890AEB">
          <w:rPr>
            <w:rStyle w:val="Hyperlink"/>
          </w:rPr>
          <w:t>https://www.who.int/news-room/fact-sheets/detail/salmonella-(non-typhoidal</w:t>
        </w:r>
      </w:hyperlink>
      <w:r w:rsidRPr="00890AEB">
        <w:t>).</w:t>
      </w:r>
    </w:p>
    <w:p w14:paraId="35E4D4B8" w14:textId="77777777" w:rsidR="00890AEB" w:rsidRPr="00890AEB" w:rsidRDefault="00890AEB" w:rsidP="00890AEB">
      <w:pPr>
        <w:pStyle w:val="EndNoteBibliography"/>
        <w:spacing w:after="0"/>
      </w:pPr>
      <w:r w:rsidRPr="00890AEB">
        <w:t>17.</w:t>
      </w:r>
      <w:r w:rsidRPr="00890AEB">
        <w:tab/>
        <w:t>Sheridan J, Allen P, Ziegler J, Marinkov M, Suvakov M, Heinz G. Guidelines for slaughtering, meat cutting and further processing: FAO; 1991.</w:t>
      </w:r>
    </w:p>
    <w:p w14:paraId="6301BE4B" w14:textId="2615E599" w:rsidR="00890AEB" w:rsidRPr="00890AEB" w:rsidRDefault="00890AEB" w:rsidP="00890AEB">
      <w:pPr>
        <w:pStyle w:val="EndNoteBibliography"/>
        <w:spacing w:after="0"/>
      </w:pPr>
      <w:r w:rsidRPr="00890AEB">
        <w:t>18.</w:t>
      </w:r>
      <w:r w:rsidRPr="00890AEB">
        <w:tab/>
        <w:t xml:space="preserve">Roser M. Life expectancy 2013 [Available from: </w:t>
      </w:r>
      <w:hyperlink r:id="rId26" w:history="1">
        <w:r w:rsidRPr="00890AEB">
          <w:rPr>
            <w:rStyle w:val="Hyperlink"/>
          </w:rPr>
          <w:t>https://ourworldindata.org/life-expectancy</w:t>
        </w:r>
      </w:hyperlink>
      <w:r w:rsidRPr="00890AEB">
        <w:t>.</w:t>
      </w:r>
    </w:p>
    <w:p w14:paraId="69B3B992" w14:textId="77777777" w:rsidR="00890AEB" w:rsidRPr="00890AEB" w:rsidRDefault="00890AEB" w:rsidP="00890AEB">
      <w:pPr>
        <w:pStyle w:val="EndNoteBibliography"/>
      </w:pPr>
      <w:r w:rsidRPr="00890AEB">
        <w:t>19.</w:t>
      </w:r>
      <w:r w:rsidRPr="00890AEB">
        <w:tab/>
        <w:t>Martelli F, Oastler C, Barker A, Jackson G, Smith R, Davies R. Abattoir-based study of Salmonella prevalence in pigs at slaughter in Great Britain. Epidemiology &amp; Infection. 2021;149.</w:t>
      </w:r>
    </w:p>
    <w:p w14:paraId="5B69AF23" w14:textId="4E714011" w:rsidR="003C1A26" w:rsidRPr="00E713C8" w:rsidRDefault="00855F35" w:rsidP="008B57F1">
      <w:pPr>
        <w:rPr>
          <w:highlight w:val="green"/>
        </w:rPr>
      </w:pPr>
      <w:r>
        <w:rPr>
          <w:highlight w:val="green"/>
        </w:rPr>
        <w:fldChar w:fldCharType="end"/>
      </w:r>
    </w:p>
    <w:sectPr w:rsidR="003C1A26" w:rsidRPr="00E713C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VAN BUNNIK Bram" w:date="2022-03-02T13:30:00Z" w:initials="VBB">
    <w:p w14:paraId="5AB07D54" w14:textId="6CF26D80" w:rsidR="002062D0" w:rsidRDefault="002062D0">
      <w:pPr>
        <w:pStyle w:val="CommentText"/>
      </w:pPr>
      <w:r>
        <w:rPr>
          <w:rStyle w:val="CommentReference"/>
        </w:rPr>
        <w:annotationRef/>
      </w:r>
      <w:r>
        <w:t xml:space="preserve">This is not in your Figure 1. Not sure which on </w:t>
      </w:r>
      <w:proofErr w:type="spellStart"/>
      <w:r>
        <w:t>ei</w:t>
      </w:r>
      <w:proofErr w:type="spellEnd"/>
      <w:r>
        <w:t xml:space="preserve"> n correct!</w:t>
      </w:r>
    </w:p>
  </w:comment>
  <w:comment w:id="2" w:author="VAN BUNNIK Bram" w:date="2022-03-02T13:31:00Z" w:initials="VBB">
    <w:p w14:paraId="2B5FAB62" w14:textId="53DBE664" w:rsidR="002062D0" w:rsidRDefault="002062D0">
      <w:pPr>
        <w:pStyle w:val="CommentText"/>
      </w:pPr>
      <w:r>
        <w:rPr>
          <w:rStyle w:val="CommentReference"/>
        </w:rPr>
        <w:annotationRef/>
      </w:r>
      <w:r>
        <w:t>Figure 1 states just alpha, not 1-alpha. Again, not sure which one is correct!</w:t>
      </w:r>
    </w:p>
  </w:comment>
  <w:comment w:id="4" w:author="VAN BUNNIK Bram" w:date="2022-03-02T13:37:00Z" w:initials="VBB">
    <w:p w14:paraId="336F0E99" w14:textId="65B6F58C" w:rsidR="00215FD0" w:rsidRDefault="00215FD0">
      <w:pPr>
        <w:pStyle w:val="CommentText"/>
      </w:pPr>
      <w:r>
        <w:rPr>
          <w:rStyle w:val="CommentReference"/>
        </w:rPr>
        <w:annotationRef/>
      </w:r>
      <w:proofErr w:type="gramStart"/>
      <w:r>
        <w:t>idem</w:t>
      </w:r>
      <w:proofErr w:type="gramEnd"/>
    </w:p>
  </w:comment>
  <w:comment w:id="3" w:author="VAN BUNNIK Bram" w:date="2022-03-02T13:38:00Z" w:initials="VBB">
    <w:p w14:paraId="3928A667" w14:textId="2ED25740" w:rsidR="00215FD0" w:rsidRDefault="00215FD0">
      <w:pPr>
        <w:pStyle w:val="CommentText"/>
      </w:pPr>
      <w:r>
        <w:rPr>
          <w:rStyle w:val="CommentReference"/>
        </w:rPr>
        <w:annotationRef/>
      </w:r>
      <w:r>
        <w:t xml:space="preserve">This term is not on your figure 1 (there is no </w:t>
      </w:r>
      <w:proofErr w:type="spellStart"/>
      <w:r>
        <w:t>beta_AH</w:t>
      </w:r>
      <w:proofErr w:type="spellEnd"/>
      <w:r>
        <w:t xml:space="preserve"> at all in your figure…</w:t>
      </w:r>
    </w:p>
  </w:comment>
  <w:comment w:id="5" w:author="VAN BUNNIK Bram" w:date="2022-03-02T13:37:00Z" w:initials="VBB">
    <w:p w14:paraId="794A056D" w14:textId="22BB4D32" w:rsidR="00215FD0" w:rsidRDefault="00215FD0">
      <w:pPr>
        <w:pStyle w:val="CommentText"/>
      </w:pPr>
      <w:r>
        <w:rPr>
          <w:rStyle w:val="CommentReference"/>
        </w:rPr>
        <w:annotationRef/>
      </w:r>
      <w:r>
        <w:rPr>
          <w:rStyle w:val="CommentReference"/>
        </w:rPr>
        <w:t>Alpha vs. 1-alpha</w:t>
      </w:r>
    </w:p>
  </w:comment>
  <w:comment w:id="6" w:author="VAN BUNNIK Bram" w:date="2022-03-02T13:40:00Z" w:initials="VBB">
    <w:p w14:paraId="068D3E93" w14:textId="0DA6CB24" w:rsidR="00215FD0" w:rsidRDefault="00215FD0">
      <w:pPr>
        <w:pStyle w:val="CommentText"/>
      </w:pPr>
      <w:r>
        <w:rPr>
          <w:rStyle w:val="CommentReference"/>
        </w:rPr>
        <w:annotationRef/>
      </w:r>
      <w:proofErr w:type="gramStart"/>
      <w:r>
        <w:t>you</w:t>
      </w:r>
      <w:proofErr w:type="gramEnd"/>
      <w:r>
        <w:t xml:space="preserve"> have tau*theta in figure 1</w:t>
      </w:r>
    </w:p>
  </w:comment>
  <w:comment w:id="7" w:author="VAN BUNNIK Bram" w:date="2022-03-02T13:45:00Z" w:initials="VBB">
    <w:p w14:paraId="3D10CFDF" w14:textId="78E97E4E" w:rsidR="00F343D9" w:rsidRDefault="00F343D9">
      <w:pPr>
        <w:pStyle w:val="CommentText"/>
      </w:pPr>
      <w:r>
        <w:rPr>
          <w:rStyle w:val="CommentReference"/>
        </w:rPr>
        <w:annotationRef/>
      </w:r>
      <w:r>
        <w:t xml:space="preserve">I think (in retrospect…) we can ditch the ½. It can </w:t>
      </w:r>
      <w:proofErr w:type="gramStart"/>
      <w:r>
        <w:t>be  absorbed</w:t>
      </w:r>
      <w:proofErr w:type="gramEnd"/>
      <w:r>
        <w:t xml:space="preserve"> in zeta… </w:t>
      </w:r>
    </w:p>
  </w:comment>
  <w:comment w:id="8" w:author="VAN BUNNIK Bram" w:date="2022-03-02T13:43:00Z" w:initials="VBB">
    <w:p w14:paraId="51EC16D6" w14:textId="332A84BA" w:rsidR="00F343D9" w:rsidRDefault="00F343D9">
      <w:pPr>
        <w:pStyle w:val="CommentText"/>
      </w:pPr>
      <w:r>
        <w:rPr>
          <w:rStyle w:val="CommentReference"/>
        </w:rPr>
        <w:annotationRef/>
      </w:r>
      <w:proofErr w:type="gramStart"/>
      <w:r>
        <w:t>alpha</w:t>
      </w:r>
      <w:proofErr w:type="gramEnd"/>
      <w:r>
        <w:t xml:space="preserve"> vs 1-alpha.</w:t>
      </w:r>
    </w:p>
  </w:comment>
  <w:comment w:id="9" w:author="VAN BUNNIK Bram" w:date="2022-03-02T13:44:00Z" w:initials="VBB">
    <w:p w14:paraId="0132A9AB" w14:textId="635E8B3F" w:rsidR="00F343D9" w:rsidRDefault="00F343D9">
      <w:pPr>
        <w:pStyle w:val="CommentText"/>
      </w:pPr>
      <w:r>
        <w:rPr>
          <w:rStyle w:val="CommentReference"/>
        </w:rPr>
        <w:annotationRef/>
      </w:r>
      <w:r>
        <w:t>This part is not in figure 1.</w:t>
      </w:r>
    </w:p>
  </w:comment>
  <w:comment w:id="10" w:author="VAN BUNNIK Bram" w:date="2022-03-02T13:42:00Z" w:initials="VBB">
    <w:p w14:paraId="52CBCDE3" w14:textId="2A63CE3F" w:rsidR="00215FD0" w:rsidRDefault="00215FD0">
      <w:pPr>
        <w:pStyle w:val="CommentText"/>
      </w:pPr>
      <w:r>
        <w:rPr>
          <w:rStyle w:val="CommentReference"/>
        </w:rPr>
        <w:annotationRef/>
      </w:r>
      <w:proofErr w:type="gramStart"/>
      <w:r>
        <w:t>you</w:t>
      </w:r>
      <w:proofErr w:type="gramEnd"/>
      <w:r>
        <w:t xml:space="preserve"> have capital phi in figure 1.</w:t>
      </w:r>
      <w:r w:rsidR="00F343D9">
        <w:t xml:space="preserve"> And if tau is correct, you have tau*theta in figure 1.</w:t>
      </w:r>
    </w:p>
  </w:comment>
  <w:comment w:id="11" w:author="VAN BUNNIK Bram" w:date="2022-03-02T13:47:00Z" w:initials="VBB">
    <w:p w14:paraId="309F77AA" w14:textId="10D6C7F1" w:rsidR="00F343D9" w:rsidRDefault="00F343D9">
      <w:pPr>
        <w:pStyle w:val="CommentText"/>
      </w:pPr>
      <w:r>
        <w:rPr>
          <w:rStyle w:val="CommentReference"/>
        </w:rPr>
        <w:annotationRef/>
      </w:r>
      <w:r>
        <w:t>Alpha vs. 1-alpha</w:t>
      </w:r>
    </w:p>
  </w:comment>
  <w:comment w:id="12" w:author="VAN BUNNIK Bram" w:date="2022-03-02T13:48:00Z" w:initials="VBB">
    <w:p w14:paraId="1AC12AF1" w14:textId="23DCBAD4" w:rsidR="00F343D9" w:rsidRDefault="00F343D9">
      <w:pPr>
        <w:pStyle w:val="CommentText"/>
      </w:pPr>
      <w:r>
        <w:rPr>
          <w:rStyle w:val="CommentReference"/>
        </w:rPr>
        <w:annotationRef/>
      </w:r>
      <w:r>
        <w:t xml:space="preserve">You have capital phi in you figure 1, and in figure 1 it is pointing towards </w:t>
      </w:r>
      <w:proofErr w:type="spellStart"/>
      <w:r>
        <w:t>I_ra</w:t>
      </w:r>
      <w:proofErr w:type="spellEnd"/>
      <w:r>
        <w:t>…</w:t>
      </w:r>
    </w:p>
  </w:comment>
  <w:comment w:id="13" w:author="VAN BUNNIK Bram" w:date="2022-03-02T13:49:00Z" w:initials="VBB">
    <w:p w14:paraId="65F82AB5" w14:textId="62CF83C2" w:rsidR="00F343D9" w:rsidRDefault="00F343D9">
      <w:pPr>
        <w:pStyle w:val="CommentText"/>
      </w:pPr>
      <w:r>
        <w:rPr>
          <w:rStyle w:val="CommentReference"/>
        </w:rPr>
        <w:annotationRef/>
      </w:r>
      <w:r>
        <w:t>Alpha vs. 1-alpha</w:t>
      </w:r>
    </w:p>
  </w:comment>
  <w:comment w:id="14" w:author="VAN BUNNIK Bram" w:date="2022-03-02T13:49:00Z" w:initials="VBB">
    <w:p w14:paraId="4DFE9513" w14:textId="04E55309" w:rsidR="00F343D9" w:rsidRDefault="00F343D9">
      <w:pPr>
        <w:pStyle w:val="CommentText"/>
      </w:pPr>
      <w:r>
        <w:rPr>
          <w:rStyle w:val="CommentReference"/>
        </w:rPr>
        <w:annotationRef/>
      </w:r>
      <w:r>
        <w:t>This nu is not in your figure 1!</w:t>
      </w:r>
    </w:p>
  </w:comment>
  <w:comment w:id="15" w:author="VAN BUNNIK Bram" w:date="2022-03-02T13:52:00Z" w:initials="VBB">
    <w:p w14:paraId="6CAF3BFC" w14:textId="39F1E301" w:rsidR="00F343D9" w:rsidRDefault="00F343D9">
      <w:pPr>
        <w:pStyle w:val="CommentText"/>
      </w:pPr>
      <w:r>
        <w:rPr>
          <w:rStyle w:val="CommentReference"/>
        </w:rPr>
        <w:annotationRef/>
      </w:r>
      <w:r>
        <w:t>Not in figure 1</w:t>
      </w:r>
    </w:p>
  </w:comment>
  <w:comment w:id="16" w:author="VAN BUNNIK Bram" w:date="2022-03-02T13:52:00Z" w:initials="VBB">
    <w:p w14:paraId="0F9E6526" w14:textId="634269DA" w:rsidR="00F343D9" w:rsidRDefault="00F343D9">
      <w:pPr>
        <w:pStyle w:val="CommentText"/>
      </w:pPr>
      <w:r>
        <w:rPr>
          <w:rStyle w:val="CommentReference"/>
        </w:rPr>
        <w:annotationRef/>
      </w:r>
      <w:r>
        <w:t>Alpha vs. (1-alpha)</w:t>
      </w:r>
    </w:p>
  </w:comment>
  <w:comment w:id="17" w:author="VAN BUNNIK Bram" w:date="2022-03-02T13:53:00Z" w:initials="VBB">
    <w:p w14:paraId="6DBD2335" w14:textId="3FCC4A5C" w:rsidR="00DE7C89" w:rsidRDefault="00DE7C89">
      <w:pPr>
        <w:pStyle w:val="CommentText"/>
      </w:pPr>
      <w:r>
        <w:rPr>
          <w:rStyle w:val="CommentReference"/>
        </w:rPr>
        <w:annotationRef/>
      </w:r>
      <w:r>
        <w:t>Not in figure 1</w:t>
      </w:r>
    </w:p>
  </w:comment>
  <w:comment w:id="18" w:author="VAN BUNNIK Bram" w:date="2022-03-02T13:53:00Z" w:initials="VBB">
    <w:p w14:paraId="2B3D0F3A" w14:textId="472BF6C2" w:rsidR="00DE7C89" w:rsidRDefault="00DE7C89">
      <w:pPr>
        <w:pStyle w:val="CommentText"/>
      </w:pPr>
      <w:r>
        <w:rPr>
          <w:rStyle w:val="CommentReference"/>
        </w:rPr>
        <w:annotationRef/>
      </w:r>
      <w:proofErr w:type="gramStart"/>
      <w:r>
        <w:t>alpha</w:t>
      </w:r>
      <w:proofErr w:type="gramEnd"/>
    </w:p>
  </w:comment>
  <w:comment w:id="19" w:author="VAN BUNNIK Bram" w:date="2022-03-02T13:53:00Z" w:initials="VBB">
    <w:p w14:paraId="1B4D8C88" w14:textId="4CFD4496" w:rsidR="00DE7C89" w:rsidRDefault="00DE7C89">
      <w:pPr>
        <w:pStyle w:val="CommentText"/>
      </w:pPr>
      <w:r>
        <w:rPr>
          <w:rStyle w:val="CommentReference"/>
        </w:rPr>
        <w:annotationRef/>
      </w:r>
      <w:r>
        <w:t>Not in figure 1</w:t>
      </w:r>
    </w:p>
  </w:comment>
  <w:comment w:id="20" w:author="VAN BUNNIK Bram" w:date="2022-03-02T13:53:00Z" w:initials="VBB">
    <w:p w14:paraId="7CA63C60" w14:textId="2F737D6E" w:rsidR="00DE7C89" w:rsidRDefault="00DE7C89">
      <w:pPr>
        <w:pStyle w:val="CommentText"/>
      </w:pPr>
      <w:r>
        <w:rPr>
          <w:rStyle w:val="CommentReference"/>
        </w:rPr>
        <w:annotationRef/>
      </w:r>
      <w:proofErr w:type="gramStart"/>
      <w:r>
        <w:t>alpha</w:t>
      </w:r>
      <w:proofErr w:type="gramEnd"/>
    </w:p>
  </w:comment>
  <w:comment w:id="21" w:author="VAN BUNNIK Bram" w:date="2022-03-02T13:54:00Z" w:initials="VBB">
    <w:p w14:paraId="7C9FA15A" w14:textId="006E33C8" w:rsidR="00DE7C89" w:rsidRDefault="00DE7C89">
      <w:pPr>
        <w:pStyle w:val="CommentText"/>
      </w:pPr>
      <w:r>
        <w:rPr>
          <w:rStyle w:val="CommentReference"/>
        </w:rPr>
        <w:annotationRef/>
      </w:r>
      <w:r>
        <w:t>Most of the comments for the homogeneous model apply to these model equations, so I won’t repeat them…</w:t>
      </w:r>
    </w:p>
  </w:comment>
  <w:comment w:id="22" w:author="VAN BUNNIK Bram" w:date="2022-03-02T13:56:00Z" w:initials="VBB">
    <w:p w14:paraId="1EC5377B" w14:textId="69C0D38D" w:rsidR="00DE7C89" w:rsidRDefault="00DE7C89">
      <w:pPr>
        <w:pStyle w:val="CommentText"/>
      </w:pPr>
      <w:r>
        <w:rPr>
          <w:rStyle w:val="CommentReference"/>
        </w:rPr>
        <w:annotationRef/>
      </w:r>
      <w:r>
        <w:t>I would only put the terms belonging to the summation in the summation. I.e. you can put the (1-Psi*</w:t>
      </w:r>
      <w:proofErr w:type="spellStart"/>
      <w:r>
        <w:t>beta_HA</w:t>
      </w:r>
      <w:proofErr w:type="spellEnd"/>
      <w:r>
        <w:t>*nu*S_H outside the summation.</w:t>
      </w:r>
    </w:p>
  </w:comment>
  <w:comment w:id="26" w:author="VAN BUNNIK Bram" w:date="2022-03-02T15:14:00Z" w:initials="VBB">
    <w:p w14:paraId="6AAC7E4C" w14:textId="4FB4B967" w:rsidR="002A0C6C" w:rsidRDefault="002A0C6C">
      <w:pPr>
        <w:pStyle w:val="CommentText"/>
      </w:pPr>
      <w:r>
        <w:rPr>
          <w:rStyle w:val="CommentReference"/>
        </w:rPr>
        <w:annotationRef/>
      </w:r>
      <w:r>
        <w:t>Are these the distributions? Or the error margins?</w:t>
      </w:r>
    </w:p>
  </w:comment>
  <w:comment w:id="27" w:author="VAN BUNNIK Bram" w:date="2022-03-02T15:15:00Z" w:initials="VBB">
    <w:p w14:paraId="6339811A" w14:textId="5E3D6AEA" w:rsidR="002A0C6C" w:rsidRDefault="002A0C6C">
      <w:pPr>
        <w:pStyle w:val="CommentText"/>
      </w:pPr>
      <w:r>
        <w:rPr>
          <w:rStyle w:val="CommentReference"/>
        </w:rPr>
        <w:annotationRef/>
      </w:r>
      <w:r>
        <w:t xml:space="preserve">Would it help to also report the target value? </w:t>
      </w:r>
    </w:p>
  </w:comment>
  <w:comment w:id="28" w:author="VAN BUNNIK Bram" w:date="2022-03-02T15:16:00Z" w:initials="VBB">
    <w:p w14:paraId="753B72C3" w14:textId="43E2D787" w:rsidR="002A0C6C" w:rsidRDefault="002A0C6C">
      <w:pPr>
        <w:pStyle w:val="CommentText"/>
      </w:pPr>
      <w:r>
        <w:rPr>
          <w:rStyle w:val="CommentReference"/>
        </w:rPr>
        <w:annotationRef/>
      </w:r>
      <w:proofErr w:type="spellStart"/>
      <w:r>
        <w:t>Beta_</w:t>
      </w:r>
      <w:proofErr w:type="gramStart"/>
      <w:r>
        <w:t>HA</w:t>
      </w:r>
      <w:proofErr w:type="spellEnd"/>
      <w:r>
        <w:t xml:space="preserve">  &amp;</w:t>
      </w:r>
      <w:proofErr w:type="gramEnd"/>
      <w:r>
        <w:t xml:space="preserve"> </w:t>
      </w:r>
      <w:proofErr w:type="spellStart"/>
      <w:r>
        <w:t>r_H</w:t>
      </w:r>
      <w:proofErr w:type="spellEnd"/>
      <w:r>
        <w:t xml:space="preserve"> are strange, I think you should increase the range of the y-axis to show that there is hardly any variation in these parameters.</w:t>
      </w:r>
      <w:bookmarkStart w:id="29" w:name="_GoBack"/>
      <w:bookmarkEnd w:id="29"/>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AB07D54" w15:done="0"/>
  <w15:commentEx w15:paraId="2B5FAB62" w15:done="0"/>
  <w15:commentEx w15:paraId="336F0E99" w15:done="0"/>
  <w15:commentEx w15:paraId="3928A667" w15:done="0"/>
  <w15:commentEx w15:paraId="794A056D" w15:done="0"/>
  <w15:commentEx w15:paraId="068D3E93" w15:done="0"/>
  <w15:commentEx w15:paraId="3D10CFDF" w15:done="0"/>
  <w15:commentEx w15:paraId="51EC16D6" w15:done="0"/>
  <w15:commentEx w15:paraId="0132A9AB" w15:done="0"/>
  <w15:commentEx w15:paraId="52CBCDE3" w15:done="0"/>
  <w15:commentEx w15:paraId="309F77AA" w15:done="0"/>
  <w15:commentEx w15:paraId="1AC12AF1" w15:done="0"/>
  <w15:commentEx w15:paraId="65F82AB5" w15:done="0"/>
  <w15:commentEx w15:paraId="4DFE9513" w15:done="0"/>
  <w15:commentEx w15:paraId="6CAF3BFC" w15:done="0"/>
  <w15:commentEx w15:paraId="0F9E6526" w15:done="0"/>
  <w15:commentEx w15:paraId="6DBD2335" w15:done="0"/>
  <w15:commentEx w15:paraId="2B3D0F3A" w15:done="0"/>
  <w15:commentEx w15:paraId="1B4D8C88" w15:done="0"/>
  <w15:commentEx w15:paraId="7CA63C60" w15:done="0"/>
  <w15:commentEx w15:paraId="7C9FA15A" w15:done="0"/>
  <w15:commentEx w15:paraId="1EC5377B" w15:done="0"/>
  <w15:commentEx w15:paraId="6AAC7E4C" w15:done="0"/>
  <w15:commentEx w15:paraId="6339811A" w15:done="0"/>
  <w15:commentEx w15:paraId="753B72C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6241AF"/>
    <w:multiLevelType w:val="hybridMultilevel"/>
    <w:tmpl w:val="4404B14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2764AE2"/>
    <w:multiLevelType w:val="hybridMultilevel"/>
    <w:tmpl w:val="BA6C41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5D36B72"/>
    <w:multiLevelType w:val="hybridMultilevel"/>
    <w:tmpl w:val="8DA68F08"/>
    <w:lvl w:ilvl="0" w:tplc="FFFFFFF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4F6B6EBB"/>
    <w:multiLevelType w:val="hybridMultilevel"/>
    <w:tmpl w:val="BB3A2BFE"/>
    <w:lvl w:ilvl="0" w:tplc="0809000F">
      <w:start w:val="1"/>
      <w:numFmt w:val="decimal"/>
      <w:lvlText w:val="%1."/>
      <w:lvlJc w:val="left"/>
      <w:pPr>
        <w:ind w:left="6960" w:hanging="360"/>
      </w:pPr>
    </w:lvl>
    <w:lvl w:ilvl="1" w:tplc="08090019" w:tentative="1">
      <w:start w:val="1"/>
      <w:numFmt w:val="lowerLetter"/>
      <w:lvlText w:val="%2."/>
      <w:lvlJc w:val="left"/>
      <w:pPr>
        <w:ind w:left="7680" w:hanging="360"/>
      </w:pPr>
    </w:lvl>
    <w:lvl w:ilvl="2" w:tplc="0809001B" w:tentative="1">
      <w:start w:val="1"/>
      <w:numFmt w:val="lowerRoman"/>
      <w:lvlText w:val="%3."/>
      <w:lvlJc w:val="right"/>
      <w:pPr>
        <w:ind w:left="8400" w:hanging="180"/>
      </w:pPr>
    </w:lvl>
    <w:lvl w:ilvl="3" w:tplc="0809000F" w:tentative="1">
      <w:start w:val="1"/>
      <w:numFmt w:val="decimal"/>
      <w:lvlText w:val="%4."/>
      <w:lvlJc w:val="left"/>
      <w:pPr>
        <w:ind w:left="9120" w:hanging="360"/>
      </w:pPr>
    </w:lvl>
    <w:lvl w:ilvl="4" w:tplc="08090019" w:tentative="1">
      <w:start w:val="1"/>
      <w:numFmt w:val="lowerLetter"/>
      <w:lvlText w:val="%5."/>
      <w:lvlJc w:val="left"/>
      <w:pPr>
        <w:ind w:left="9840" w:hanging="360"/>
      </w:pPr>
    </w:lvl>
    <w:lvl w:ilvl="5" w:tplc="0809001B" w:tentative="1">
      <w:start w:val="1"/>
      <w:numFmt w:val="lowerRoman"/>
      <w:lvlText w:val="%6."/>
      <w:lvlJc w:val="right"/>
      <w:pPr>
        <w:ind w:left="10560" w:hanging="180"/>
      </w:pPr>
    </w:lvl>
    <w:lvl w:ilvl="6" w:tplc="0809000F" w:tentative="1">
      <w:start w:val="1"/>
      <w:numFmt w:val="decimal"/>
      <w:lvlText w:val="%7."/>
      <w:lvlJc w:val="left"/>
      <w:pPr>
        <w:ind w:left="11280" w:hanging="360"/>
      </w:pPr>
    </w:lvl>
    <w:lvl w:ilvl="7" w:tplc="08090019" w:tentative="1">
      <w:start w:val="1"/>
      <w:numFmt w:val="lowerLetter"/>
      <w:lvlText w:val="%8."/>
      <w:lvlJc w:val="left"/>
      <w:pPr>
        <w:ind w:left="12000" w:hanging="360"/>
      </w:pPr>
    </w:lvl>
    <w:lvl w:ilvl="8" w:tplc="0809001B" w:tentative="1">
      <w:start w:val="1"/>
      <w:numFmt w:val="lowerRoman"/>
      <w:lvlText w:val="%9."/>
      <w:lvlJc w:val="right"/>
      <w:pPr>
        <w:ind w:left="12720" w:hanging="180"/>
      </w:pPr>
    </w:lvl>
  </w:abstractNum>
  <w:abstractNum w:abstractNumId="4" w15:restartNumberingAfterBreak="0">
    <w:nsid w:val="511441FD"/>
    <w:multiLevelType w:val="hybridMultilevel"/>
    <w:tmpl w:val="F9BE7B9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1CD48BE"/>
    <w:multiLevelType w:val="hybridMultilevel"/>
    <w:tmpl w:val="BA6C41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B4E5402"/>
    <w:multiLevelType w:val="hybridMultilevel"/>
    <w:tmpl w:val="ED7AF0AA"/>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01D4F36"/>
    <w:multiLevelType w:val="hybridMultilevel"/>
    <w:tmpl w:val="02A4C332"/>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73F0038"/>
    <w:multiLevelType w:val="hybridMultilevel"/>
    <w:tmpl w:val="29E807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0"/>
  </w:num>
  <w:num w:numId="3">
    <w:abstractNumId w:val="6"/>
  </w:num>
  <w:num w:numId="4">
    <w:abstractNumId w:val="5"/>
  </w:num>
  <w:num w:numId="5">
    <w:abstractNumId w:val="3"/>
  </w:num>
  <w:num w:numId="6">
    <w:abstractNumId w:val="8"/>
  </w:num>
  <w:num w:numId="7">
    <w:abstractNumId w:val="1"/>
  </w:num>
  <w:num w:numId="8">
    <w:abstractNumId w:val="7"/>
  </w:num>
  <w:num w:numId="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AN BUNNIK Bram">
    <w15:presenceInfo w15:providerId="AD" w15:userId="S-1-5-21-861567501-1417001333-682003330-4668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D70D0C"/>
    <w:rsid w:val="00013DC4"/>
    <w:rsid w:val="00015086"/>
    <w:rsid w:val="00015B10"/>
    <w:rsid w:val="000217FF"/>
    <w:rsid w:val="000240B6"/>
    <w:rsid w:val="00033D32"/>
    <w:rsid w:val="0004503F"/>
    <w:rsid w:val="00053C49"/>
    <w:rsid w:val="00060292"/>
    <w:rsid w:val="0008058E"/>
    <w:rsid w:val="00093740"/>
    <w:rsid w:val="000B587E"/>
    <w:rsid w:val="000D399F"/>
    <w:rsid w:val="000E610D"/>
    <w:rsid w:val="001242E8"/>
    <w:rsid w:val="00135ACE"/>
    <w:rsid w:val="00173688"/>
    <w:rsid w:val="00174A59"/>
    <w:rsid w:val="00176D51"/>
    <w:rsid w:val="001862E7"/>
    <w:rsid w:val="002062D0"/>
    <w:rsid w:val="00215FD0"/>
    <w:rsid w:val="0026415C"/>
    <w:rsid w:val="00276414"/>
    <w:rsid w:val="002A0C6C"/>
    <w:rsid w:val="002F4FE4"/>
    <w:rsid w:val="002F619F"/>
    <w:rsid w:val="00307DAD"/>
    <w:rsid w:val="003257FE"/>
    <w:rsid w:val="003259C2"/>
    <w:rsid w:val="00326C50"/>
    <w:rsid w:val="00340387"/>
    <w:rsid w:val="00345C57"/>
    <w:rsid w:val="003645FE"/>
    <w:rsid w:val="003656A5"/>
    <w:rsid w:val="003B23A9"/>
    <w:rsid w:val="003C1A26"/>
    <w:rsid w:val="003D7BFC"/>
    <w:rsid w:val="00413141"/>
    <w:rsid w:val="00423699"/>
    <w:rsid w:val="004A7659"/>
    <w:rsid w:val="004B0DCC"/>
    <w:rsid w:val="004B7A3C"/>
    <w:rsid w:val="004E0DFB"/>
    <w:rsid w:val="005363AC"/>
    <w:rsid w:val="00590D25"/>
    <w:rsid w:val="005A7874"/>
    <w:rsid w:val="005E0D5B"/>
    <w:rsid w:val="005E49A5"/>
    <w:rsid w:val="00616695"/>
    <w:rsid w:val="00625D0E"/>
    <w:rsid w:val="00655ACD"/>
    <w:rsid w:val="00667E9D"/>
    <w:rsid w:val="00723703"/>
    <w:rsid w:val="007259A3"/>
    <w:rsid w:val="0076567F"/>
    <w:rsid w:val="00794FCB"/>
    <w:rsid w:val="007F09C9"/>
    <w:rsid w:val="00802AF0"/>
    <w:rsid w:val="008063CE"/>
    <w:rsid w:val="00841F07"/>
    <w:rsid w:val="00855F35"/>
    <w:rsid w:val="00890AEB"/>
    <w:rsid w:val="0089292E"/>
    <w:rsid w:val="008B4010"/>
    <w:rsid w:val="008B57F1"/>
    <w:rsid w:val="008C0350"/>
    <w:rsid w:val="008E2CD7"/>
    <w:rsid w:val="00922DFE"/>
    <w:rsid w:val="00936561"/>
    <w:rsid w:val="009443F9"/>
    <w:rsid w:val="009B4EF2"/>
    <w:rsid w:val="009F5F23"/>
    <w:rsid w:val="00A14DB6"/>
    <w:rsid w:val="00A21557"/>
    <w:rsid w:val="00A64E61"/>
    <w:rsid w:val="00A937FB"/>
    <w:rsid w:val="00A959F7"/>
    <w:rsid w:val="00AE3E18"/>
    <w:rsid w:val="00AF38B1"/>
    <w:rsid w:val="00B00A21"/>
    <w:rsid w:val="00B12AE7"/>
    <w:rsid w:val="00B1357A"/>
    <w:rsid w:val="00B57F72"/>
    <w:rsid w:val="00BA3DAD"/>
    <w:rsid w:val="00C1193C"/>
    <w:rsid w:val="00C20431"/>
    <w:rsid w:val="00C245DA"/>
    <w:rsid w:val="00C4189D"/>
    <w:rsid w:val="00C57235"/>
    <w:rsid w:val="00C63545"/>
    <w:rsid w:val="00C80522"/>
    <w:rsid w:val="00C90F2C"/>
    <w:rsid w:val="00CA6B72"/>
    <w:rsid w:val="00CB3FB9"/>
    <w:rsid w:val="00CB4EF1"/>
    <w:rsid w:val="00CC4A9C"/>
    <w:rsid w:val="00D2187D"/>
    <w:rsid w:val="00D222DB"/>
    <w:rsid w:val="00D250E5"/>
    <w:rsid w:val="00D37958"/>
    <w:rsid w:val="00D70D0C"/>
    <w:rsid w:val="00D97B92"/>
    <w:rsid w:val="00DD763B"/>
    <w:rsid w:val="00DE7C89"/>
    <w:rsid w:val="00DF5662"/>
    <w:rsid w:val="00E46AF1"/>
    <w:rsid w:val="00E621C6"/>
    <w:rsid w:val="00E713C8"/>
    <w:rsid w:val="00E80F9E"/>
    <w:rsid w:val="00E96595"/>
    <w:rsid w:val="00EC2303"/>
    <w:rsid w:val="00ED0993"/>
    <w:rsid w:val="00F12F2C"/>
    <w:rsid w:val="00F30978"/>
    <w:rsid w:val="00F343D9"/>
    <w:rsid w:val="00F853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48F48"/>
  <w15:chartTrackingRefBased/>
  <w15:docId w15:val="{40528309-5533-4B7B-93E1-0AB515BFE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0D25"/>
    <w:pPr>
      <w:ind w:left="720"/>
      <w:contextualSpacing/>
    </w:pPr>
  </w:style>
  <w:style w:type="paragraph" w:styleId="NoSpacing">
    <w:name w:val="No Spacing"/>
    <w:link w:val="NoSpacingChar"/>
    <w:uiPriority w:val="1"/>
    <w:qFormat/>
    <w:rsid w:val="000217FF"/>
    <w:pPr>
      <w:spacing w:after="0" w:line="240" w:lineRule="auto"/>
    </w:pPr>
  </w:style>
  <w:style w:type="character" w:customStyle="1" w:styleId="NoSpacingChar">
    <w:name w:val="No Spacing Char"/>
    <w:basedOn w:val="DefaultParagraphFont"/>
    <w:link w:val="NoSpacing"/>
    <w:uiPriority w:val="1"/>
    <w:rsid w:val="000217FF"/>
  </w:style>
  <w:style w:type="character" w:customStyle="1" w:styleId="mo">
    <w:name w:val="mo"/>
    <w:basedOn w:val="DefaultParagraphFont"/>
    <w:rsid w:val="003257FE"/>
  </w:style>
  <w:style w:type="character" w:customStyle="1" w:styleId="mn">
    <w:name w:val="mn"/>
    <w:basedOn w:val="DefaultParagraphFont"/>
    <w:rsid w:val="003257FE"/>
  </w:style>
  <w:style w:type="table" w:styleId="ListTable4-Accent5">
    <w:name w:val="List Table 4 Accent 5"/>
    <w:basedOn w:val="TableNormal"/>
    <w:uiPriority w:val="49"/>
    <w:rsid w:val="00326C5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Grid">
    <w:name w:val="Table Grid"/>
    <w:basedOn w:val="TableNormal"/>
    <w:uiPriority w:val="39"/>
    <w:rsid w:val="00841F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90F2C"/>
    <w:rPr>
      <w:color w:val="808080"/>
    </w:rPr>
  </w:style>
  <w:style w:type="table" w:styleId="ListTable3-Accent5">
    <w:name w:val="List Table 3 Accent 5"/>
    <w:basedOn w:val="TableNormal"/>
    <w:uiPriority w:val="48"/>
    <w:rsid w:val="00E80F9E"/>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customStyle="1" w:styleId="EndNoteBibliographyTitle">
    <w:name w:val="EndNote Bibliography Title"/>
    <w:basedOn w:val="Normal"/>
    <w:link w:val="EndNoteBibliographyTitleChar"/>
    <w:rsid w:val="00855F35"/>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855F35"/>
    <w:rPr>
      <w:rFonts w:ascii="Calibri" w:hAnsi="Calibri" w:cs="Calibri"/>
      <w:noProof/>
      <w:lang w:val="en-US"/>
    </w:rPr>
  </w:style>
  <w:style w:type="paragraph" w:customStyle="1" w:styleId="EndNoteBibliography">
    <w:name w:val="EndNote Bibliography"/>
    <w:basedOn w:val="Normal"/>
    <w:link w:val="EndNoteBibliographyChar"/>
    <w:rsid w:val="00855F35"/>
    <w:pPr>
      <w:spacing w:line="240" w:lineRule="auto"/>
      <w:jc w:val="both"/>
    </w:pPr>
    <w:rPr>
      <w:rFonts w:ascii="Calibri" w:hAnsi="Calibri" w:cs="Calibri"/>
      <w:noProof/>
      <w:lang w:val="en-US"/>
    </w:rPr>
  </w:style>
  <w:style w:type="character" w:customStyle="1" w:styleId="EndNoteBibliographyChar">
    <w:name w:val="EndNote Bibliography Char"/>
    <w:basedOn w:val="DefaultParagraphFont"/>
    <w:link w:val="EndNoteBibliography"/>
    <w:rsid w:val="00855F35"/>
    <w:rPr>
      <w:rFonts w:ascii="Calibri" w:hAnsi="Calibri" w:cs="Calibri"/>
      <w:noProof/>
      <w:lang w:val="en-US"/>
    </w:rPr>
  </w:style>
  <w:style w:type="character" w:styleId="Hyperlink">
    <w:name w:val="Hyperlink"/>
    <w:basedOn w:val="DefaultParagraphFont"/>
    <w:uiPriority w:val="99"/>
    <w:unhideWhenUsed/>
    <w:rsid w:val="00855F35"/>
    <w:rPr>
      <w:color w:val="0563C1" w:themeColor="hyperlink"/>
      <w:u w:val="single"/>
    </w:rPr>
  </w:style>
  <w:style w:type="paragraph" w:customStyle="1" w:styleId="Default">
    <w:name w:val="Default"/>
    <w:rsid w:val="00345C57"/>
    <w:pPr>
      <w:autoSpaceDE w:val="0"/>
      <w:autoSpaceDN w:val="0"/>
      <w:adjustRightInd w:val="0"/>
      <w:spacing w:after="0" w:line="240" w:lineRule="auto"/>
    </w:pPr>
    <w:rPr>
      <w:rFonts w:ascii="Arial" w:hAnsi="Arial" w:cs="Arial"/>
      <w:color w:val="000000"/>
      <w:sz w:val="24"/>
      <w:szCs w:val="24"/>
    </w:rPr>
  </w:style>
  <w:style w:type="character" w:styleId="CommentReference">
    <w:name w:val="annotation reference"/>
    <w:basedOn w:val="DefaultParagraphFont"/>
    <w:uiPriority w:val="99"/>
    <w:semiHidden/>
    <w:unhideWhenUsed/>
    <w:rsid w:val="00D2187D"/>
    <w:rPr>
      <w:sz w:val="16"/>
      <w:szCs w:val="16"/>
    </w:rPr>
  </w:style>
  <w:style w:type="paragraph" w:styleId="CommentText">
    <w:name w:val="annotation text"/>
    <w:basedOn w:val="Normal"/>
    <w:link w:val="CommentTextChar"/>
    <w:uiPriority w:val="99"/>
    <w:semiHidden/>
    <w:unhideWhenUsed/>
    <w:rsid w:val="00D2187D"/>
    <w:pPr>
      <w:spacing w:line="240" w:lineRule="auto"/>
    </w:pPr>
    <w:rPr>
      <w:sz w:val="20"/>
      <w:szCs w:val="20"/>
    </w:rPr>
  </w:style>
  <w:style w:type="character" w:customStyle="1" w:styleId="CommentTextChar">
    <w:name w:val="Comment Text Char"/>
    <w:basedOn w:val="DefaultParagraphFont"/>
    <w:link w:val="CommentText"/>
    <w:uiPriority w:val="99"/>
    <w:semiHidden/>
    <w:rsid w:val="00D2187D"/>
    <w:rPr>
      <w:sz w:val="20"/>
      <w:szCs w:val="20"/>
    </w:rPr>
  </w:style>
  <w:style w:type="paragraph" w:styleId="CommentSubject">
    <w:name w:val="annotation subject"/>
    <w:basedOn w:val="CommentText"/>
    <w:next w:val="CommentText"/>
    <w:link w:val="CommentSubjectChar"/>
    <w:uiPriority w:val="99"/>
    <w:semiHidden/>
    <w:unhideWhenUsed/>
    <w:rsid w:val="00D2187D"/>
    <w:rPr>
      <w:b/>
      <w:bCs/>
    </w:rPr>
  </w:style>
  <w:style w:type="character" w:customStyle="1" w:styleId="CommentSubjectChar">
    <w:name w:val="Comment Subject Char"/>
    <w:basedOn w:val="CommentTextChar"/>
    <w:link w:val="CommentSubject"/>
    <w:uiPriority w:val="99"/>
    <w:semiHidden/>
    <w:rsid w:val="00D2187D"/>
    <w:rPr>
      <w:b/>
      <w:bCs/>
      <w:sz w:val="20"/>
      <w:szCs w:val="20"/>
    </w:rPr>
  </w:style>
  <w:style w:type="paragraph" w:styleId="BalloonText">
    <w:name w:val="Balloon Text"/>
    <w:basedOn w:val="Normal"/>
    <w:link w:val="BalloonTextChar"/>
    <w:uiPriority w:val="99"/>
    <w:semiHidden/>
    <w:unhideWhenUsed/>
    <w:rsid w:val="00D218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187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732244">
      <w:bodyDiv w:val="1"/>
      <w:marLeft w:val="0"/>
      <w:marRight w:val="0"/>
      <w:marTop w:val="0"/>
      <w:marBottom w:val="0"/>
      <w:divBdr>
        <w:top w:val="none" w:sz="0" w:space="0" w:color="auto"/>
        <w:left w:val="none" w:sz="0" w:space="0" w:color="auto"/>
        <w:bottom w:val="none" w:sz="0" w:space="0" w:color="auto"/>
        <w:right w:val="none" w:sz="0" w:space="0" w:color="auto"/>
      </w:divBdr>
    </w:div>
    <w:div w:id="1475757493">
      <w:bodyDiv w:val="1"/>
      <w:marLeft w:val="0"/>
      <w:marRight w:val="0"/>
      <w:marTop w:val="0"/>
      <w:marBottom w:val="0"/>
      <w:divBdr>
        <w:top w:val="none" w:sz="0" w:space="0" w:color="auto"/>
        <w:left w:val="none" w:sz="0" w:space="0" w:color="auto"/>
        <w:bottom w:val="none" w:sz="0" w:space="0" w:color="auto"/>
        <w:right w:val="none" w:sz="0" w:space="0" w:color="auto"/>
      </w:divBdr>
    </w:div>
    <w:div w:id="1556042645">
      <w:bodyDiv w:val="1"/>
      <w:marLeft w:val="0"/>
      <w:marRight w:val="0"/>
      <w:marTop w:val="0"/>
      <w:marBottom w:val="0"/>
      <w:divBdr>
        <w:top w:val="none" w:sz="0" w:space="0" w:color="auto"/>
        <w:left w:val="none" w:sz="0" w:space="0" w:color="auto"/>
        <w:bottom w:val="none" w:sz="0" w:space="0" w:color="auto"/>
        <w:right w:val="none" w:sz="0" w:space="0" w:color="auto"/>
      </w:divBdr>
    </w:div>
    <w:div w:id="1583833840">
      <w:bodyDiv w:val="1"/>
      <w:marLeft w:val="0"/>
      <w:marRight w:val="0"/>
      <w:marTop w:val="0"/>
      <w:marBottom w:val="0"/>
      <w:divBdr>
        <w:top w:val="none" w:sz="0" w:space="0" w:color="auto"/>
        <w:left w:val="none" w:sz="0" w:space="0" w:color="auto"/>
        <w:bottom w:val="none" w:sz="0" w:space="0" w:color="auto"/>
        <w:right w:val="none" w:sz="0" w:space="0" w:color="auto"/>
      </w:divBdr>
    </w:div>
    <w:div w:id="1665433096">
      <w:bodyDiv w:val="1"/>
      <w:marLeft w:val="0"/>
      <w:marRight w:val="0"/>
      <w:marTop w:val="0"/>
      <w:marBottom w:val="0"/>
      <w:divBdr>
        <w:top w:val="none" w:sz="0" w:space="0" w:color="auto"/>
        <w:left w:val="none" w:sz="0" w:space="0" w:color="auto"/>
        <w:bottom w:val="none" w:sz="0" w:space="0" w:color="auto"/>
        <w:right w:val="none" w:sz="0" w:space="0" w:color="auto"/>
      </w:divBdr>
    </w:div>
    <w:div w:id="1850748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ourworldindata.org/life-expectancy"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who.int/news-room/fact-sheets/detail/salmonella-(non-typhoida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comments" Target="comments.xml"/><Relationship Id="rId15" Type="http://schemas.openxmlformats.org/officeDocument/2006/relationships/image" Target="media/image9.png"/><Relationship Id="rId23" Type="http://schemas.openxmlformats.org/officeDocument/2006/relationships/image" Target="media/image17.png"/><Relationship Id="rId28" Type="http://schemas.microsoft.com/office/2011/relationships/people" Target="peop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30</Pages>
  <Words>5882</Words>
  <Characters>33534</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Alex</dc:creator>
  <cp:keywords/>
  <dc:description/>
  <cp:lastModifiedBy>VAN BUNNIK Bram</cp:lastModifiedBy>
  <cp:revision>4</cp:revision>
  <dcterms:created xsi:type="dcterms:W3CDTF">2022-03-02T12:32:00Z</dcterms:created>
  <dcterms:modified xsi:type="dcterms:W3CDTF">2022-03-02T15:18:00Z</dcterms:modified>
</cp:coreProperties>
</file>